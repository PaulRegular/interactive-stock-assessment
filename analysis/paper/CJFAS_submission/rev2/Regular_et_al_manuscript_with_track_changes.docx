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DC6840" w14:textId="77777777" w:rsidR="007245AA" w:rsidRDefault="00983A5B">
      <w:pPr>
        <w:pStyle w:val="Title"/>
      </w:pPr>
      <w:r>
        <w:t>Improving the communication and accessibility of stock assessment using interactive visualization tools</w:t>
      </w:r>
    </w:p>
    <w:p w14:paraId="20981EDE" w14:textId="77777777" w:rsidR="007245AA" w:rsidRDefault="00983A5B">
      <w:pPr>
        <w:pStyle w:val="Author"/>
      </w:pPr>
      <w:r>
        <w:t>Paul M. Regular, Gregory J. Robertson, Robert Rogers, Keith P. Lewis</w:t>
      </w:r>
    </w:p>
    <w:p w14:paraId="06E4E64C" w14:textId="77777777" w:rsidR="007245AA" w:rsidRDefault="00983A5B">
      <w:pPr>
        <w:pStyle w:val="Date"/>
      </w:pPr>
      <w:r>
        <w:t>Fisheries and Oceans Canada, Northwest Atlantic Fisheries Center, 80 East White Hills, St. John’s, Newfoundland and Labrador, A1C 5X1, Canada</w:t>
      </w:r>
    </w:p>
    <w:p w14:paraId="16639534" w14:textId="77777777" w:rsidR="007245AA" w:rsidRDefault="00983A5B">
      <w:pPr>
        <w:pStyle w:val="Abstract"/>
      </w:pPr>
      <w:r>
        <w:rPr>
          <w:b/>
        </w:rPr>
        <w:t>Corresponding author</w:t>
      </w:r>
      <w:r>
        <w:t xml:space="preserve">: Paul M. Regular, Fisheries and Oceans Canada, Northwest Atlantic Fisheries Center, 80 East White Hills, St. John’s, Newfoundland and Labrador, A1C 5X1, Canada, E-mail: </w:t>
      </w:r>
      <w:hyperlink r:id="rId7">
        <w:r>
          <w:rPr>
            <w:rStyle w:val="Hyperlink"/>
          </w:rPr>
          <w:t>Paul.Regular@dfo-mpo.gc.ca</w:t>
        </w:r>
      </w:hyperlink>
      <w:r>
        <w:t>, Phone: 1-709-772-2067</w:t>
      </w:r>
    </w:p>
    <w:p w14:paraId="055FAA16" w14:textId="77777777" w:rsidR="007245AA" w:rsidRDefault="00983A5B">
      <w:pPr>
        <w:pStyle w:val="Abstract"/>
      </w:pPr>
      <w:r>
        <w:rPr>
          <w:b/>
        </w:rPr>
        <w:lastRenderedPageBreak/>
        <w:t>Abstract</w:t>
      </w:r>
      <w:r>
        <w: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w:t>
      </w:r>
    </w:p>
    <w:p w14:paraId="420CB854" w14:textId="77777777" w:rsidR="007245AA" w:rsidRDefault="00983A5B">
      <w:pPr>
        <w:pStyle w:val="FirstParagraph"/>
      </w:pPr>
      <w:r>
        <w:rPr>
          <w:i/>
        </w:rPr>
        <w:t>The greatest value of a picture is when it forces us to notice what we never expected to see.</w:t>
      </w:r>
      <w:r>
        <w:br/>
        <w:t>- Tukey (1977)</w:t>
      </w:r>
    </w:p>
    <w:p w14:paraId="7D083A0A" w14:textId="169C847C" w:rsidR="007245AA" w:rsidRDefault="00983A5B">
      <w:pPr>
        <w:pStyle w:val="BodyText"/>
      </w:pPr>
      <w:r>
        <w:t xml:space="preserve">Quantitative stock assessment plays a central role in modern fisheries management (Hilborn and Walters 1992).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(Maunder and Punt 2013). While these advances have surely improved the advice provided </w:t>
      </w:r>
      <w:ins w:id="0" w:author="Lewis, Keith" w:date="2020-04-16T07:49:00Z">
        <w:del w:id="1" w:author="Robertson,Greg [St. John's]" w:date="2020-04-16T12:10:00Z">
          <w:r w:rsidR="00AA760B" w:rsidDel="005F11A6">
            <w:delText>to</w:delText>
          </w:r>
        </w:del>
      </w:ins>
      <w:del w:id="2" w:author="Robertson,Greg [St. John's]" w:date="2020-04-16T12:10:00Z">
        <w:r w:rsidDel="005F11A6">
          <w:delText>at</w:delText>
        </w:r>
      </w:del>
      <w:ins w:id="3" w:author="Robertson,Greg [St. John's]" w:date="2020-04-16T12:10:00Z">
        <w:r w:rsidR="005F11A6">
          <w:t>on</w:t>
        </w:r>
      </w:ins>
      <w:r>
        <w:t xml:space="preserve"> stock </w:t>
      </w:r>
      <w:del w:id="4" w:author="Robertson,Greg [St. John's]" w:date="2020-04-16T12:10:00Z">
        <w:r w:rsidDel="005F11A6">
          <w:delText>assessments</w:delText>
        </w:r>
      </w:del>
      <w:ins w:id="5" w:author="Robertson,Greg [St. John's]" w:date="2020-04-16T12:10:00Z">
        <w:r w:rsidR="005F11A6">
          <w:t>status</w:t>
        </w:r>
      </w:ins>
      <w:r>
        <w:t xml:space="preserve">, it has become more difficult to communicate the basis of this advice in a meaningful way. Visualizations play a </w:t>
      </w:r>
      <w:r>
        <w:lastRenderedPageBreak/>
        <w:t>critical role in communicating this information to stakeholders (</w:t>
      </w:r>
      <w:proofErr w:type="spellStart"/>
      <w:r>
        <w:t>Levontin</w:t>
      </w:r>
      <w:proofErr w:type="spellEnd"/>
      <w:r>
        <w:t xml:space="preserve"> et al. 2017)</w:t>
      </w:r>
      <w:ins w:id="6" w:author="Lewis, Keith" w:date="2020-04-16T07:52:00Z">
        <w:r w:rsidR="004C4D0D">
          <w:t>.</w:t>
        </w:r>
      </w:ins>
      <w:del w:id="7" w:author="Lewis, Keith" w:date="2020-04-16T07:52:00Z">
        <w:r w:rsidDel="004C4D0D">
          <w:delText>,</w:delText>
        </w:r>
      </w:del>
      <w:r>
        <w:t xml:space="preserve"> </w:t>
      </w:r>
      <w:ins w:id="8" w:author="Lewis, Keith" w:date="2020-04-16T07:52:00Z">
        <w:r w:rsidR="004C4D0D">
          <w:t xml:space="preserve"> </w:t>
        </w:r>
      </w:ins>
      <w:del w:id="9" w:author="Lewis, Keith" w:date="2020-04-16T07:52:00Z">
        <w:r w:rsidDel="004C4D0D">
          <w:delText>h</w:delText>
        </w:r>
      </w:del>
      <w:ins w:id="10" w:author="Lewis, Keith" w:date="2020-04-16T07:52:00Z">
        <w:r w:rsidR="004C4D0D">
          <w:t>H</w:t>
        </w:r>
      </w:ins>
      <w:r>
        <w:t>owever, traditional formats (e.g. slides) are often insufficient to convey the richness of information available and the static and sequential nature of these formats can stifle meaningful discussions. A solution to this problem is the effective use of interactive visualization tools (</w:t>
      </w:r>
      <w:proofErr w:type="spellStart"/>
      <w:r>
        <w:t>Keena</w:t>
      </w:r>
      <w:proofErr w:type="spellEnd"/>
      <w:r>
        <w:t xml:space="preserve"> et al. 2016). These are common tools we use every day on a range of web sites, but their use is no longer restricted to web site developers as these tools are being integrated into software commonly used by the research community (</w:t>
      </w:r>
      <w:proofErr w:type="spellStart"/>
      <w:r>
        <w:t>Perkel</w:t>
      </w:r>
      <w:proofErr w:type="spellEnd"/>
      <w:r>
        <w:t xml:space="preserve"> 2018). As a result, an increasing number of scientists across a wide range of disciplines are starting to apply interactive visualization tools to explore and communicate their results (e.g. Jones et al. 2016; Letcher et al. 2018; </w:t>
      </w:r>
      <w:proofErr w:type="spellStart"/>
      <w:r>
        <w:t>Yeatman</w:t>
      </w:r>
      <w:proofErr w:type="spellEnd"/>
      <w:r>
        <w:t xml:space="preserve"> et al. 2018).</w:t>
      </w:r>
    </w:p>
    <w:p w14:paraId="3FA7956F" w14:textId="77777777" w:rsidR="007245AA" w:rsidRDefault="00983A5B">
      <w:pPr>
        <w:pStyle w:val="BodyText"/>
      </w:pPr>
      <w:r>
        <w:t xml:space="preserve">Fisheries scientists are a part of this trend and, as such, there are a growing number of interactive tools available that facilitate the exploration and communication of fisheries science. For instance, they can be used to disseminate real-time information for dynamic ocean management (Maxwell et al. 2015; Hazen et al. 2018), explore </w:t>
      </w:r>
      <w:proofErr w:type="spellStart"/>
      <w:r>
        <w:t>hindcasts</w:t>
      </w:r>
      <w:proofErr w:type="spellEnd"/>
      <w:r>
        <w:t xml:space="preserve"> and projections from various habitat suitability models (McHenry et al. 2019), and evaluate different fisheries management approaches (</w:t>
      </w:r>
      <w:proofErr w:type="spellStart"/>
      <w:r>
        <w:t>Goethel</w:t>
      </w:r>
      <w:proofErr w:type="spellEnd"/>
      <w:r>
        <w:t xml:space="preserve"> et al. 2019; Miller et al. 2019) (see Appendix A for more examples). Such tools complement static documentation as they allow audiences to explore data and models in ways not amenable to static formats and, in the process, they improve accessibility and augment communication efforts. These will be helpful tools to utilize as we proceed through an age of heightened scientific scrutiny (</w:t>
      </w:r>
      <w:proofErr w:type="spellStart"/>
      <w:r>
        <w:t>McInerny</w:t>
      </w:r>
      <w:proofErr w:type="spellEnd"/>
      <w:r>
        <w:t xml:space="preserve"> et al. 2014), and here we aim to promote their use in fisheries science by demonstrating a series of interactive visualization tools built to aid in the peer review of stock assessments.</w:t>
      </w:r>
    </w:p>
    <w:p w14:paraId="1B1C8A49" w14:textId="255D3CA5" w:rsidR="007245AA" w:rsidRDefault="00983A5B">
      <w:pPr>
        <w:pStyle w:val="BodyText"/>
      </w:pPr>
      <w:r>
        <w:lastRenderedPageBreak/>
        <w:t>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w:t>
      </w:r>
      <w:ins w:id="11" w:author="Rogers, Bob" w:date="2020-04-16T13:24:00Z">
        <w:r w:rsidR="009A51ED">
          <w:t>,</w:t>
        </w:r>
      </w:ins>
      <w:r>
        <w:t xml:space="preserve"> and communicate results from an integrated assessment model. This structure corresponds to two important steps in the stock assessment process: 1) data exploration, and 2) data modeling. In both cases interactive visuals are nested inside dynamic documents called “dashboards”.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 (R Core Team 2017) and the </w:t>
      </w:r>
      <w:proofErr w:type="spellStart"/>
      <w:r>
        <w:t>RStudio</w:t>
      </w:r>
      <w:proofErr w:type="spellEnd"/>
      <w:r>
        <w:t xml:space="preserve"> IDE (</w:t>
      </w:r>
      <w:proofErr w:type="spellStart"/>
      <w:r>
        <w:t>RStudio</w:t>
      </w:r>
      <w:proofErr w:type="spellEnd"/>
      <w:r>
        <w:t xml:space="preserve"> Team 2015) using three or more of the packages listed in Table 1. See Supplement 1 for a “getting started” tutorial that highlights one approach to constructing a dashboard using R; using this as a guide, an R user can start constructing basic dashboards within a day.</w:t>
      </w:r>
    </w:p>
    <w:p w14:paraId="30F1C685" w14:textId="77777777" w:rsidR="007245AA" w:rsidRDefault="00983A5B">
      <w:pPr>
        <w:pStyle w:val="TableCaption"/>
      </w:pPr>
      <w:r>
        <w:t xml:space="preserve">Table 1: Names and descriptions of the key packages used to build the interactive applications presented in this paper. Descriptions are directly from the </w:t>
      </w:r>
      <w:r>
        <w:rPr>
          <w:rStyle w:val="VerbatimChar"/>
        </w:rPr>
        <w:t>DESCRIPTION</w:t>
      </w:r>
      <w:r>
        <w:t xml:space="preserve"> file of each package.</w:t>
      </w:r>
    </w:p>
    <w:tbl>
      <w:tblPr>
        <w:tblStyle w:val="Table"/>
        <w:tblW w:w="0" w:type="pct"/>
        <w:tblLook w:val="07C0" w:firstRow="0" w:lastRow="1" w:firstColumn="1" w:lastColumn="1" w:noHBand="1" w:noVBand="1"/>
        <w:tblCaption w:val="Table 1: Names and descriptions of the key packages used to build the interactive applications presented in this paper. Descriptions are directly from the DESCRIPTION file of each package."/>
      </w:tblPr>
      <w:tblGrid>
        <w:gridCol w:w="1910"/>
        <w:gridCol w:w="7450"/>
      </w:tblGrid>
      <w:tr w:rsidR="007245AA" w14:paraId="69D882FF" w14:textId="77777777">
        <w:tc>
          <w:tcPr>
            <w:tcW w:w="0" w:type="auto"/>
          </w:tcPr>
          <w:p w14:paraId="4659B867" w14:textId="77777777" w:rsidR="007245AA" w:rsidRDefault="00983A5B">
            <w:pPr>
              <w:pStyle w:val="Compact"/>
            </w:pPr>
            <w:r>
              <w:rPr>
                <w:rStyle w:val="VerbatimChar"/>
                <w:b/>
              </w:rPr>
              <w:t>shiny</w:t>
            </w:r>
          </w:p>
        </w:tc>
        <w:tc>
          <w:tcPr>
            <w:tcW w:w="0" w:type="auto"/>
          </w:tcPr>
          <w:p w14:paraId="7B042A52" w14:textId="77777777" w:rsidR="007245AA" w:rsidRDefault="00983A5B">
            <w:pPr>
              <w:pStyle w:val="Compact"/>
            </w:pPr>
            <w:r>
              <w:t>Makes it incredibly easy to build interactive web applications with R. Automatic “reactive” binding between inputs and outputs and extensive prebuilt widgets make it possible to build beautiful, responsive, and powerful applications with minimal effort (Chang et al. 2018)</w:t>
            </w:r>
          </w:p>
        </w:tc>
      </w:tr>
      <w:tr w:rsidR="007245AA" w14:paraId="41A1391F" w14:textId="77777777">
        <w:tc>
          <w:tcPr>
            <w:tcW w:w="0" w:type="auto"/>
          </w:tcPr>
          <w:p w14:paraId="3226708A" w14:textId="77777777" w:rsidR="007245AA" w:rsidRDefault="00983A5B">
            <w:pPr>
              <w:pStyle w:val="Compact"/>
            </w:pPr>
            <w:proofErr w:type="spellStart"/>
            <w:r>
              <w:rPr>
                <w:rStyle w:val="VerbatimChar"/>
                <w:b/>
              </w:rPr>
              <w:t>shinydashboard</w:t>
            </w:r>
            <w:proofErr w:type="spellEnd"/>
          </w:p>
        </w:tc>
        <w:tc>
          <w:tcPr>
            <w:tcW w:w="0" w:type="auto"/>
          </w:tcPr>
          <w:p w14:paraId="07B83A4C" w14:textId="77777777" w:rsidR="007245AA" w:rsidRDefault="00983A5B">
            <w:pPr>
              <w:pStyle w:val="Compact"/>
            </w:pPr>
            <w:r>
              <w:t>Create dashboards with ‘Shiny’. This package provides a theme on top of ‘Shiny’, making it easy to create attractive dashboards (Chang and Borges Ribeiro 2018).</w:t>
            </w:r>
          </w:p>
        </w:tc>
      </w:tr>
      <w:tr w:rsidR="007245AA" w14:paraId="2D59446C" w14:textId="77777777">
        <w:tc>
          <w:tcPr>
            <w:tcW w:w="0" w:type="auto"/>
          </w:tcPr>
          <w:p w14:paraId="611926FD" w14:textId="77777777" w:rsidR="007245AA" w:rsidRDefault="00983A5B">
            <w:pPr>
              <w:pStyle w:val="Compact"/>
            </w:pPr>
            <w:proofErr w:type="spellStart"/>
            <w:r>
              <w:rPr>
                <w:rStyle w:val="VerbatimChar"/>
                <w:b/>
              </w:rPr>
              <w:t>rmarkdown</w:t>
            </w:r>
            <w:proofErr w:type="spellEnd"/>
          </w:p>
        </w:tc>
        <w:tc>
          <w:tcPr>
            <w:tcW w:w="0" w:type="auto"/>
          </w:tcPr>
          <w:p w14:paraId="1CF991C0" w14:textId="77777777" w:rsidR="007245AA" w:rsidRDefault="00983A5B">
            <w:pPr>
              <w:pStyle w:val="Compact"/>
            </w:pPr>
            <w:r>
              <w:t>Convert R Markdown documents into a variety of formats (</w:t>
            </w:r>
            <w:proofErr w:type="spellStart"/>
            <w:r>
              <w:t>Allaire</w:t>
            </w:r>
            <w:proofErr w:type="spellEnd"/>
            <w:r>
              <w:t xml:space="preserve"> et al. 2018).</w:t>
            </w:r>
          </w:p>
        </w:tc>
      </w:tr>
      <w:tr w:rsidR="007245AA" w14:paraId="49B88C73" w14:textId="77777777">
        <w:tc>
          <w:tcPr>
            <w:tcW w:w="0" w:type="auto"/>
          </w:tcPr>
          <w:p w14:paraId="54A2BC9F" w14:textId="77777777" w:rsidR="007245AA" w:rsidRDefault="00983A5B">
            <w:pPr>
              <w:pStyle w:val="Compact"/>
            </w:pPr>
            <w:proofErr w:type="spellStart"/>
            <w:r>
              <w:rPr>
                <w:rStyle w:val="VerbatimChar"/>
                <w:b/>
              </w:rPr>
              <w:t>flexdashboard</w:t>
            </w:r>
            <w:proofErr w:type="spellEnd"/>
          </w:p>
        </w:tc>
        <w:tc>
          <w:tcPr>
            <w:tcW w:w="0" w:type="auto"/>
          </w:tcPr>
          <w:p w14:paraId="022B145B" w14:textId="77777777" w:rsidR="007245AA" w:rsidRDefault="00983A5B">
            <w:pPr>
              <w:pStyle w:val="Compact"/>
            </w:pPr>
            <w:r>
              <w:t>Format for converting an R Markdown document to a grid oriented dashboard. The dashboard flexibly adapts the size of its components to the containing web page (</w:t>
            </w:r>
            <w:proofErr w:type="spellStart"/>
            <w:r>
              <w:t>Allaire</w:t>
            </w:r>
            <w:proofErr w:type="spellEnd"/>
            <w:r>
              <w:t xml:space="preserve"> 2017).</w:t>
            </w:r>
          </w:p>
        </w:tc>
      </w:tr>
      <w:tr w:rsidR="007245AA" w14:paraId="61D5DA73" w14:textId="77777777">
        <w:tc>
          <w:tcPr>
            <w:tcW w:w="0" w:type="auto"/>
          </w:tcPr>
          <w:p w14:paraId="47F0E3C2" w14:textId="77777777" w:rsidR="007245AA" w:rsidRDefault="00983A5B">
            <w:pPr>
              <w:pStyle w:val="Compact"/>
            </w:pPr>
            <w:proofErr w:type="spellStart"/>
            <w:r>
              <w:rPr>
                <w:rStyle w:val="VerbatimChar"/>
                <w:b/>
              </w:rPr>
              <w:lastRenderedPageBreak/>
              <w:t>plotly</w:t>
            </w:r>
            <w:proofErr w:type="spellEnd"/>
          </w:p>
        </w:tc>
        <w:tc>
          <w:tcPr>
            <w:tcW w:w="0" w:type="auto"/>
          </w:tcPr>
          <w:p w14:paraId="7F5E5AFF" w14:textId="77777777" w:rsidR="007245AA" w:rsidRDefault="00983A5B">
            <w:pPr>
              <w:pStyle w:val="Compact"/>
            </w:pPr>
            <w:r>
              <w:t>Easily translate ‘ggplot2’ graphs to an interactive web-based version and/or create custom web-based visualizations directly from R (Sievert 2018).</w:t>
            </w:r>
          </w:p>
        </w:tc>
      </w:tr>
      <w:tr w:rsidR="007245AA" w14:paraId="4F8202C2" w14:textId="77777777">
        <w:tc>
          <w:tcPr>
            <w:tcW w:w="0" w:type="auto"/>
          </w:tcPr>
          <w:p w14:paraId="642A6AAE" w14:textId="77777777" w:rsidR="007245AA" w:rsidRDefault="00983A5B">
            <w:pPr>
              <w:pStyle w:val="Compact"/>
            </w:pPr>
            <w:r>
              <w:rPr>
                <w:rStyle w:val="VerbatimChar"/>
                <w:b/>
              </w:rPr>
              <w:t>leaflet</w:t>
            </w:r>
          </w:p>
        </w:tc>
        <w:tc>
          <w:tcPr>
            <w:tcW w:w="0" w:type="auto"/>
          </w:tcPr>
          <w:p w14:paraId="4A4B8D8C" w14:textId="77777777" w:rsidR="007245AA" w:rsidRDefault="00983A5B">
            <w:pPr>
              <w:pStyle w:val="Compact"/>
            </w:pPr>
            <w:r>
              <w:t>Create and customize interactive maps using the ‘Leaflet’ JavaScript library and the ‘</w:t>
            </w:r>
            <w:proofErr w:type="spellStart"/>
            <w:r>
              <w:t>htmlwidgets</w:t>
            </w:r>
            <w:proofErr w:type="spellEnd"/>
            <w:r>
              <w:t>’ package. These maps can be used directly from the R console, from ‘</w:t>
            </w:r>
            <w:proofErr w:type="spellStart"/>
            <w:r>
              <w:t>RStudio</w:t>
            </w:r>
            <w:proofErr w:type="spellEnd"/>
            <w:r>
              <w:t>’, in Shiny applications and R (Cheng et al. 2018).</w:t>
            </w:r>
          </w:p>
        </w:tc>
      </w:tr>
      <w:tr w:rsidR="007245AA" w14:paraId="4B6E9A7E" w14:textId="77777777">
        <w:tc>
          <w:tcPr>
            <w:tcW w:w="0" w:type="auto"/>
          </w:tcPr>
          <w:p w14:paraId="49B0B095" w14:textId="77777777" w:rsidR="007245AA" w:rsidRDefault="00983A5B">
            <w:pPr>
              <w:pStyle w:val="Compact"/>
            </w:pPr>
            <w:r>
              <w:rPr>
                <w:rStyle w:val="VerbatimChar"/>
                <w:b/>
              </w:rPr>
              <w:t>crosstalk</w:t>
            </w:r>
          </w:p>
        </w:tc>
        <w:tc>
          <w:tcPr>
            <w:tcW w:w="0" w:type="auto"/>
          </w:tcPr>
          <w:p w14:paraId="1A731162" w14:textId="77777777" w:rsidR="007245AA" w:rsidRDefault="00983A5B">
            <w:pPr>
              <w:pStyle w:val="Compact"/>
            </w:pPr>
            <w:r>
              <w:t>Provides building blocks for allowing HTML widgets to communicate with each other, with Shiny or without (i.e. static .html files) (Cheng 2016).</w:t>
            </w:r>
          </w:p>
        </w:tc>
      </w:tr>
    </w:tbl>
    <w:p w14:paraId="6D29AEF5" w14:textId="77777777" w:rsidR="007245AA" w:rsidRDefault="00983A5B">
      <w:pPr>
        <w:pStyle w:val="Heading1"/>
      </w:pPr>
      <w:bookmarkStart w:id="12" w:name="data-exploration"/>
      <w:r>
        <w:t>Data exploration</w:t>
      </w:r>
      <w:bookmarkEnd w:id="12"/>
    </w:p>
    <w:p w14:paraId="7329EF60" w14:textId="77777777" w:rsidR="007245AA" w:rsidRDefault="00983A5B">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 “fishery-independent” 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 (Tukey and Tukey 1985; </w:t>
      </w:r>
      <w:proofErr w:type="spellStart"/>
      <w:r>
        <w:t>Fisherkeller</w:t>
      </w:r>
      <w:proofErr w:type="spellEnd"/>
      <w:r>
        <w:t xml:space="preserve"> et al. 1988).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w:t>
      </w:r>
      <w:r>
        <w:lastRenderedPageBreak/>
        <w:t>quickly examine fishery-independent survey data; and 2) an interactive mapping tool developed for the exploration of a long-term tagging study.</w:t>
      </w:r>
    </w:p>
    <w:p w14:paraId="2AD1382D" w14:textId="77777777" w:rsidR="007245AA" w:rsidRDefault="00983A5B">
      <w:pPr>
        <w:pStyle w:val="Heading2"/>
      </w:pPr>
      <w:bookmarkStart w:id="13" w:name="survey-data"/>
      <w:r>
        <w:t>Survey data</w:t>
      </w:r>
      <w:bookmarkEnd w:id="13"/>
    </w:p>
    <w:p w14:paraId="3764EB64" w14:textId="77777777" w:rsidR="007245AA" w:rsidRDefault="00983A5B">
      <w:pPr>
        <w:pStyle w:val="FirstParagraph"/>
      </w:pPr>
      <w:r>
        <w:t xml:space="preserve">Fisheries and Oceans Canada (DFO) has been conducting a multi-species stratified-random survey across the Newfoundland and Labrador shelf since the 1970s (Rideout and Ings 2018). These data are analyzed using a standard stratified analysis via a local R package called </w:t>
      </w:r>
      <w:proofErr w:type="spellStart"/>
      <w:r>
        <w:t>RStrap</w:t>
      </w:r>
      <w:proofErr w:type="spellEnd"/>
      <w:r>
        <w:t xml:space="preserve"> (for details on methodology see Smith and Somerton 1981). Both the inputs and outputs from </w:t>
      </w:r>
      <w:proofErr w:type="spellStart"/>
      <w:r>
        <w:t>RStrap</w:t>
      </w:r>
      <w:proofErr w:type="spellEnd"/>
      <w:r>
        <w:t xml:space="preserve"> analyses are very large and, depending on the species, may include &gt; 40 years and span the majority of the Newfoundland and Labrador shelf. In order for fisheries scientists to quickly and reliably explore these data without iteratively modifying R scripts one species at a time, an application (hereafter called </w:t>
      </w:r>
      <w:proofErr w:type="spellStart"/>
      <w:r>
        <w:t>RStrap</w:t>
      </w:r>
      <w:proofErr w:type="spellEnd"/>
      <w:r>
        <w:t xml:space="preserve"> Explorer) was built using a combination of shiny, crosstalk, </w:t>
      </w:r>
      <w:proofErr w:type="spellStart"/>
      <w:r>
        <w:t>flexdashboard</w:t>
      </w:r>
      <w:proofErr w:type="spellEnd"/>
      <w:r>
        <w:t xml:space="preserve">, </w:t>
      </w:r>
      <w:proofErr w:type="spellStart"/>
      <w:r>
        <w:t>plotly</w:t>
      </w:r>
      <w:proofErr w:type="spellEnd"/>
      <w:r>
        <w:t xml:space="preserve"> and R markdown (Table 1). </w:t>
      </w:r>
      <w:proofErr w:type="spellStart"/>
      <w:r>
        <w:t>RStrap</w:t>
      </w:r>
      <w:proofErr w:type="spellEnd"/>
      <w:r>
        <w:t xml:space="preserve"> Explorer started as a way to visualize estimates of biomass and abundance trends of specific species by supplying </w:t>
      </w:r>
      <w:proofErr w:type="spellStart"/>
      <w:r>
        <w:t>RStrap</w:t>
      </w:r>
      <w:proofErr w:type="spellEnd"/>
      <w:r>
        <w:t xml:space="preserve"> output to a </w:t>
      </w:r>
      <w:proofErr w:type="spellStart"/>
      <w:r>
        <w:t>flexdashboard</w:t>
      </w:r>
      <w:proofErr w:type="spellEnd"/>
      <w:r>
        <w:t xml:space="preserve"> file designed to organize and visualize the results. The shiny package was latter applied as it allows </w:t>
      </w:r>
      <w:proofErr w:type="spellStart"/>
      <w:r>
        <w:t>RStrap</w:t>
      </w:r>
      <w:proofErr w:type="spellEnd"/>
      <w:r>
        <w:t xml:space="preserve"> to be run in the background and therefore allows the user to dynamically explore abundance and biomass estimates from multiple species in one session. Both crosstalk and </w:t>
      </w:r>
      <w:proofErr w:type="spellStart"/>
      <w:r>
        <w:t>plotly</w:t>
      </w:r>
      <w:proofErr w:type="spellEnd"/>
      <w:r>
        <w:t xml:space="preserve"> were incorporated to allow the user to interact with the data.</w:t>
      </w:r>
    </w:p>
    <w:p w14:paraId="35A73B63" w14:textId="77777777" w:rsidR="007245AA" w:rsidRDefault="00983A5B">
      <w:pPr>
        <w:pStyle w:val="BodyText"/>
      </w:pPr>
      <w:proofErr w:type="spellStart"/>
      <w:r>
        <w:t>RStrap</w:t>
      </w:r>
      <w:proofErr w:type="spellEnd"/>
      <w:r>
        <w:t xml:space="preserve"> Explorer contains four primary tabs: 1) “Survey Indices” contains stock level estimates of biomass and abundance (Figure 1), 2) “Age &amp; Length Distributions” contains length and age frequency plots (Figure 2), 3) “Recruitment” displays recruitment indices, and 4) “Help” provides additional context to the survey data and analysis. The input interface for </w:t>
      </w:r>
      <w:proofErr w:type="spellStart"/>
      <w:r>
        <w:t>RStrap</w:t>
      </w:r>
      <w:proofErr w:type="spellEnd"/>
      <w:r>
        <w:t xml:space="preserve"> Explorer is divided into two parts: basic and advanced inputs. Basic inputs are those like species, </w:t>
      </w:r>
      <w:r>
        <w:lastRenderedPageBreak/>
        <w:t>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data checking and analysis required for formal stock assessment begins.</w:t>
      </w:r>
    </w:p>
    <w:p w14:paraId="6B9E198E" w14:textId="77777777" w:rsidR="007245AA" w:rsidRDefault="00983A5B">
      <w:r>
        <w:rPr>
          <w:noProof/>
        </w:rPr>
        <w:drawing>
          <wp:inline distT="0" distB="0" distL="0" distR="0" wp14:anchorId="27212C23" wp14:editId="3EA70A84">
            <wp:extent cx="5943600" cy="2996565"/>
            <wp:effectExtent l="0" t="0" r="0" b="0"/>
            <wp:docPr id="1" name="Picture"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8"/>
                    <a:stretch>
                      <a:fillRect/>
                    </a:stretch>
                  </pic:blipFill>
                  <pic:spPr bwMode="auto">
                    <a:xfrm>
                      <a:off x="0" y="0"/>
                      <a:ext cx="5943600" cy="2996565"/>
                    </a:xfrm>
                    <a:prstGeom prst="rect">
                      <a:avLst/>
                    </a:prstGeom>
                    <a:noFill/>
                    <a:ln w="9525">
                      <a:noFill/>
                      <a:headEnd/>
                      <a:tailEnd/>
                    </a:ln>
                  </pic:spPr>
                </pic:pic>
              </a:graphicData>
            </a:graphic>
          </wp:inline>
        </w:drawing>
      </w:r>
    </w:p>
    <w:p w14:paraId="2B475F90" w14:textId="77777777" w:rsidR="007245AA" w:rsidRDefault="00983A5B">
      <w:pPr>
        <w:pStyle w:val="ImageCaption"/>
      </w:pPr>
      <w:r>
        <w:t xml:space="preserve">Figure 1: - Screen shot of the “Survey Indices” page of the </w:t>
      </w:r>
      <w:proofErr w:type="spellStart"/>
      <w:r>
        <w:t>RStrap</w:t>
      </w:r>
      <w:proofErr w:type="spellEnd"/>
      <w:r>
        <w:t xml:space="preserve">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w:t>
      </w:r>
      <w:proofErr w:type="spellStart"/>
      <w:r>
        <w:t>Campelen</w:t>
      </w:r>
      <w:proofErr w:type="spellEnd"/>
      <w:r>
        <w:t xml:space="preserve"> trawl, for both cod (</w:t>
      </w:r>
      <w:proofErr w:type="spellStart"/>
      <w:r>
        <w:rPr>
          <w:i/>
        </w:rPr>
        <w:t>Gadus</w:t>
      </w:r>
      <w:proofErr w:type="spellEnd"/>
      <w:r>
        <w:rPr>
          <w:i/>
        </w:rPr>
        <w:t xml:space="preserve"> </w:t>
      </w:r>
      <w:proofErr w:type="spellStart"/>
      <w:r>
        <w:rPr>
          <w:i/>
        </w:rPr>
        <w:t>morhua</w:t>
      </w:r>
      <w:proofErr w:type="spellEnd"/>
      <w:r>
        <w:t>; species code 438) and American Plaice (</w:t>
      </w:r>
      <w:proofErr w:type="spellStart"/>
      <w:r>
        <w:rPr>
          <w:i/>
        </w:rPr>
        <w:t>Hippoglossoides</w:t>
      </w:r>
      <w:proofErr w:type="spellEnd"/>
      <w:r>
        <w:rPr>
          <w:i/>
        </w:rPr>
        <w:t xml:space="preserve"> </w:t>
      </w:r>
      <w:proofErr w:type="spellStart"/>
      <w:r>
        <w:rPr>
          <w:i/>
        </w:rPr>
        <w:t>platessoides</w:t>
      </w:r>
      <w:proofErr w:type="spellEnd"/>
      <w:r>
        <w:t xml:space="preserve">; species code 889). All trend lines can be toggled off using </w:t>
      </w:r>
      <w:proofErr w:type="spellStart"/>
      <w:r>
        <w:t>plotly’s</w:t>
      </w:r>
      <w:proofErr w:type="spellEnd"/>
      <w:r>
        <w:t xml:space="preserve"> dynamic user interface.</w:t>
      </w:r>
    </w:p>
    <w:p w14:paraId="6C29DE44" w14:textId="77777777" w:rsidR="007245AA" w:rsidRDefault="00983A5B">
      <w:r>
        <w:rPr>
          <w:noProof/>
        </w:rPr>
        <w:lastRenderedPageBreak/>
        <w:drawing>
          <wp:inline distT="0" distB="0" distL="0" distR="0" wp14:anchorId="294B2E97" wp14:editId="44471904">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9"/>
                    <a:stretch>
                      <a:fillRect/>
                    </a:stretch>
                  </pic:blipFill>
                  <pic:spPr bwMode="auto">
                    <a:xfrm>
                      <a:off x="0" y="0"/>
                      <a:ext cx="5943600" cy="3078766"/>
                    </a:xfrm>
                    <a:prstGeom prst="rect">
                      <a:avLst/>
                    </a:prstGeom>
                    <a:noFill/>
                    <a:ln w="9525">
                      <a:noFill/>
                      <a:headEnd/>
                      <a:tailEnd/>
                    </a:ln>
                  </pic:spPr>
                </pic:pic>
              </a:graphicData>
            </a:graphic>
          </wp:inline>
        </w:drawing>
      </w:r>
    </w:p>
    <w:p w14:paraId="1D40D76F" w14:textId="77777777" w:rsidR="007245AA" w:rsidRDefault="00983A5B">
      <w:pPr>
        <w:pStyle w:val="ImageCaption"/>
      </w:pPr>
      <w:r>
        <w:t xml:space="preserve">Figure 2: - “Age and Length Frequencies” tab of the </w:t>
      </w:r>
      <w:proofErr w:type="spellStart"/>
      <w:r>
        <w:t>RStrap</w:t>
      </w:r>
      <w:proofErr w:type="spellEnd"/>
      <w:r>
        <w:t xml:space="preserve"> Explorer tool. This tab illustrates the length frequency distributions of both cod (</w:t>
      </w:r>
      <w:proofErr w:type="spellStart"/>
      <w:r>
        <w:rPr>
          <w:i/>
        </w:rPr>
        <w:t>Gadus</w:t>
      </w:r>
      <w:proofErr w:type="spellEnd"/>
      <w:r>
        <w:rPr>
          <w:i/>
        </w:rPr>
        <w:t xml:space="preserve"> </w:t>
      </w:r>
      <w:proofErr w:type="spellStart"/>
      <w:r>
        <w:rPr>
          <w:i/>
        </w:rPr>
        <w:t>morhua</w:t>
      </w:r>
      <w:proofErr w:type="spellEnd"/>
      <w:r>
        <w:t>; species code 438) and American plaice (</w:t>
      </w:r>
      <w:proofErr w:type="spellStart"/>
      <w:r>
        <w:rPr>
          <w:i/>
        </w:rPr>
        <w:t>Hippoglossoides</w:t>
      </w:r>
      <w:proofErr w:type="spellEnd"/>
      <w:r>
        <w:rPr>
          <w:i/>
        </w:rPr>
        <w:t xml:space="preserve"> </w:t>
      </w:r>
      <w:proofErr w:type="spellStart"/>
      <w:r>
        <w:rPr>
          <w:i/>
        </w:rPr>
        <w:t>platessoides</w:t>
      </w:r>
      <w:proofErr w:type="spellEnd"/>
      <w:r>
        <w:t>; species code 889) binned into 2 cm length bins. The binning is easily modified using the “Length Group” field in the “Advanced Options” drop down menu (shown on left side).</w:t>
      </w:r>
    </w:p>
    <w:p w14:paraId="5B957332" w14:textId="77777777" w:rsidR="007245AA" w:rsidRDefault="00983A5B">
      <w:pPr>
        <w:pStyle w:val="Heading2"/>
      </w:pPr>
      <w:bookmarkStart w:id="14" w:name="tagging-data"/>
      <w:r>
        <w:t>Tagging data</w:t>
      </w:r>
      <w:bookmarkEnd w:id="14"/>
    </w:p>
    <w:p w14:paraId="0F713602" w14:textId="68FB30A1" w:rsidR="007245AA" w:rsidRDefault="00983A5B">
      <w:pPr>
        <w:pStyle w:val="FirstParagraph"/>
      </w:pPr>
      <w:r>
        <w:t xml:space="preserve">Northern cod (NAFO Divisions 2J3KL) has a rich history of tagging, starting </w:t>
      </w:r>
      <w:ins w:id="15" w:author="Robertson,Greg [St. John's]" w:date="2020-04-16T12:17:00Z">
        <w:r w:rsidR="00ED42A6">
          <w:t xml:space="preserve">as a dedicated program </w:t>
        </w:r>
      </w:ins>
      <w:del w:id="16" w:author="Robertson,Greg [St. John's]" w:date="2020-04-16T12:17:00Z">
        <w:r w:rsidDel="00ED42A6">
          <w:delText xml:space="preserve">in </w:delText>
        </w:r>
      </w:del>
      <w:r>
        <w:t xml:space="preserve">in 1954 (Taggart et al. 1995) and continuing to this day. The tagging and recovery data are captured in a standardized database, with fields typical of most tagging programs. This database has over 600,000 records as of early 2019, with 2,000-10,000 tags deployed annually in recent decades. The tagging and </w:t>
      </w:r>
      <w:del w:id="17" w:author="Robertson,Greg [St. John's]" w:date="2020-04-16T12:19:00Z">
        <w:r w:rsidDel="00ED42A6">
          <w:delText xml:space="preserve">capture </w:delText>
        </w:r>
      </w:del>
      <w:ins w:id="18" w:author="Robertson,Greg [St. John's]" w:date="2020-04-16T12:19:00Z">
        <w:r w:rsidR="00ED42A6">
          <w:t xml:space="preserve">recovery </w:t>
        </w:r>
      </w:ins>
      <w:r>
        <w:t xml:space="preserve">data are used in the current assessment model for this stock (Cadigan 2016), but tools to explore this extensive data set were limited, especially from a spatial perspective. To begin to explore and understand this large data set, we built a simple </w:t>
      </w:r>
      <w:r>
        <w:lastRenderedPageBreak/>
        <w:t xml:space="preserve">application using shiny and leaflet (Table 1) that allows a user to quickly and dynamically subset the data (e.g. ranges of </w:t>
      </w:r>
      <w:ins w:id="19" w:author="Robertson,Greg [St. John's]" w:date="2020-04-16T12:20:00Z">
        <w:r w:rsidR="00ED42A6">
          <w:t xml:space="preserve">tag </w:t>
        </w:r>
      </w:ins>
      <w:r>
        <w:t xml:space="preserve">release and </w:t>
      </w:r>
      <w:del w:id="20" w:author="Robertson,Greg [St. John's]" w:date="2020-04-16T12:19:00Z">
        <w:r w:rsidDel="00ED42A6">
          <w:delText xml:space="preserve">capture </w:delText>
        </w:r>
      </w:del>
      <w:ins w:id="21" w:author="Robertson,Greg [St. John's]" w:date="2020-04-16T12:20:00Z">
        <w:r w:rsidR="00ED42A6">
          <w:t xml:space="preserve">tag </w:t>
        </w:r>
      </w:ins>
      <w:ins w:id="22" w:author="Robertson,Greg [St. John's]" w:date="2020-04-16T12:19:00Z">
        <w:r w:rsidR="00ED42A6">
          <w:t xml:space="preserve">recovery </w:t>
        </w:r>
      </w:ins>
      <w:r>
        <w:t xml:space="preserve">years, specific geographic locations). As the application developed, it was incorporated into </w:t>
      </w:r>
      <w:proofErr w:type="spellStart"/>
      <w:r>
        <w:t>shinydashboard</w:t>
      </w:r>
      <w:proofErr w:type="spellEnd"/>
      <w:r>
        <w:t xml:space="preserve">, to take advantage of the number of layout options available in </w:t>
      </w:r>
      <w:proofErr w:type="spellStart"/>
      <w:r>
        <w:t>shinydashboard</w:t>
      </w:r>
      <w:proofErr w:type="spellEnd"/>
      <w:r>
        <w:t xml:space="preserve"> (Table 1). Given the large number of tags released, often at nearby sites, visualizing the data with static mapping was particularly challenging. The </w:t>
      </w:r>
      <w:proofErr w:type="spellStart"/>
      <w:r>
        <w:t>markercluster</w:t>
      </w:r>
      <w:proofErr w:type="spellEnd"/>
      <w:r>
        <w:t xml:space="preserve"> (</w:t>
      </w:r>
      <w:hyperlink r:id="rId10">
        <w:r>
          <w:rPr>
            <w:rStyle w:val="Hyperlink"/>
          </w:rPr>
          <w:t>https://github.com/Leaflet/Leaflet.markercluster</w:t>
        </w:r>
      </w:hyperlink>
      <w:r>
        <w:t>) function available in leaflet was particularly useful as a means to dynamically scale the level of pooling of spatial points (Figure 3).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 4).</w:t>
      </w:r>
    </w:p>
    <w:p w14:paraId="0531B356" w14:textId="77777777" w:rsidR="007245AA" w:rsidRDefault="00983A5B">
      <w:r>
        <w:rPr>
          <w:noProof/>
        </w:rPr>
        <w:drawing>
          <wp:inline distT="0" distB="0" distL="0" distR="0" wp14:anchorId="76979733" wp14:editId="30907D2F">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1"/>
                    <a:stretch>
                      <a:fillRect/>
                    </a:stretch>
                  </pic:blipFill>
                  <pic:spPr bwMode="auto">
                    <a:xfrm>
                      <a:off x="0" y="0"/>
                      <a:ext cx="5943600" cy="3012253"/>
                    </a:xfrm>
                    <a:prstGeom prst="rect">
                      <a:avLst/>
                    </a:prstGeom>
                    <a:noFill/>
                    <a:ln w="9525">
                      <a:noFill/>
                      <a:headEnd/>
                      <a:tailEnd/>
                    </a:ln>
                  </pic:spPr>
                </pic:pic>
              </a:graphicData>
            </a:graphic>
          </wp:inline>
        </w:drawing>
      </w:r>
    </w:p>
    <w:p w14:paraId="5EB99E17" w14:textId="540900C1" w:rsidR="007245AA" w:rsidRDefault="00983A5B">
      <w:pPr>
        <w:pStyle w:val="ImageCaption"/>
      </w:pPr>
      <w:r>
        <w:t xml:space="preserve">Figure 3: </w:t>
      </w:r>
      <w:ins w:id="23" w:author="Lewis, Keith" w:date="2020-04-16T07:52:00Z">
        <w:r w:rsidR="004C4D0D">
          <w:t xml:space="preserve">A </w:t>
        </w:r>
      </w:ins>
      <w:del w:id="24" w:author="Lewis, Keith" w:date="2020-04-16T07:52:00Z">
        <w:r w:rsidDel="004C4D0D">
          <w:delText>S</w:delText>
        </w:r>
      </w:del>
      <w:ins w:id="25" w:author="Lewis, Keith" w:date="2020-04-16T07:52:00Z">
        <w:r w:rsidR="004C4D0D">
          <w:t>s</w:t>
        </w:r>
      </w:ins>
      <w:r>
        <w:t xml:space="preserve">creen shot of cod tag mapping tool using </w:t>
      </w:r>
      <w:proofErr w:type="spellStart"/>
      <w:r>
        <w:t>shinydashboard</w:t>
      </w:r>
      <w:proofErr w:type="spellEnd"/>
      <w:r>
        <w:t xml:space="preserve"> and leaflet. The </w:t>
      </w:r>
      <w:proofErr w:type="spellStart"/>
      <w:r>
        <w:t>markercluster</w:t>
      </w:r>
      <w:proofErr w:type="spellEnd"/>
      <w:r>
        <w:t xml:space="preserve"> function dynamically splits or pools tagging locations (red, orange, green or yellow points) depending on zoom level, the recover</w:t>
      </w:r>
      <w:ins w:id="26" w:author="Lewis, Keith" w:date="2020-04-16T07:52:00Z">
        <w:r w:rsidR="004C4D0D">
          <w:t>y</w:t>
        </w:r>
      </w:ins>
      <w:del w:id="27" w:author="Lewis, Keith" w:date="2020-04-16T07:52:00Z">
        <w:r w:rsidDel="004C4D0D">
          <w:delText>ies</w:delText>
        </w:r>
      </w:del>
      <w:r>
        <w:t xml:space="preserve"> positions (blue) are much fewer, and are </w:t>
      </w:r>
      <w:r>
        <w:lastRenderedPageBreak/>
        <w:t xml:space="preserve">left to be plotted individually at all scales. Options to include pop up labels are included, so specific information on each point can be retrieved with a mouse click (in this case: tag number, fish length, date released, and date </w:t>
      </w:r>
      <w:del w:id="28" w:author="Robertson,Greg [St. John's]" w:date="2020-04-16T12:22:00Z">
        <w:r w:rsidDel="00ED42A6">
          <w:delText>captured</w:delText>
        </w:r>
      </w:del>
      <w:ins w:id="29" w:author="Robertson,Greg [St. John's]" w:date="2020-04-16T12:22:00Z">
        <w:r w:rsidR="00ED42A6">
          <w:t>recovered</w:t>
        </w:r>
      </w:ins>
      <w:r>
        <w:t>), which is particularly useful when error checking.</w:t>
      </w:r>
    </w:p>
    <w:p w14:paraId="11F2CCDF" w14:textId="77777777" w:rsidR="007245AA" w:rsidRDefault="00983A5B">
      <w:r>
        <w:rPr>
          <w:noProof/>
        </w:rPr>
        <w:drawing>
          <wp:inline distT="0" distB="0" distL="0" distR="0" wp14:anchorId="321F3F14" wp14:editId="73C3B549">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2"/>
                    <a:stretch>
                      <a:fillRect/>
                    </a:stretch>
                  </pic:blipFill>
                  <pic:spPr bwMode="auto">
                    <a:xfrm>
                      <a:off x="0" y="0"/>
                      <a:ext cx="5943600" cy="3050419"/>
                    </a:xfrm>
                    <a:prstGeom prst="rect">
                      <a:avLst/>
                    </a:prstGeom>
                    <a:noFill/>
                    <a:ln w="9525">
                      <a:noFill/>
                      <a:headEnd/>
                      <a:tailEnd/>
                    </a:ln>
                  </pic:spPr>
                </pic:pic>
              </a:graphicData>
            </a:graphic>
          </wp:inline>
        </w:drawing>
      </w:r>
    </w:p>
    <w:p w14:paraId="2AAA4BCC" w14:textId="7D36DB9F" w:rsidR="007245AA" w:rsidRDefault="00983A5B">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w:t>
      </w:r>
      <w:del w:id="30" w:author="Robertson,Greg [St. John's]" w:date="2020-04-16T12:25:00Z">
        <w:r w:rsidDel="009A77B4">
          <w:delText xml:space="preserve">2D </w:delText>
        </w:r>
      </w:del>
      <w:r>
        <w:t>spatial distribution of the selected tag recoveries.</w:t>
      </w:r>
    </w:p>
    <w:p w14:paraId="622AA135" w14:textId="77777777" w:rsidR="007245AA" w:rsidRDefault="00983A5B">
      <w:pPr>
        <w:pStyle w:val="Heading1"/>
      </w:pPr>
      <w:bookmarkStart w:id="31" w:name="data-modeling"/>
      <w:r>
        <w:t>Data modeling</w:t>
      </w:r>
      <w:bookmarkEnd w:id="31"/>
    </w:p>
    <w:p w14:paraId="18774EC4" w14:textId="6CFE1E4A" w:rsidR="007245AA" w:rsidRDefault="00983A5B">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t>
      </w:r>
      <w:r>
        <w:lastRenderedPageBreak/>
        <w:t xml:space="preserve">we “do statistics on the statistics” (Link 1999; Maunder and Punt 2013). Such issues have largely been curtailed in contemporary stock assessments </w:t>
      </w:r>
      <w:del w:id="32" w:author="Regular, Paul" w:date="2020-04-16T15:44:00Z">
        <w:r w:rsidDel="0089696E">
          <w:delText>thanks to</w:delText>
        </w:r>
      </w:del>
      <w:ins w:id="33" w:author="Regular, Paul" w:date="2020-04-16T15:44:00Z">
        <w:r w:rsidR="0089696E">
          <w:t>as</w:t>
        </w:r>
      </w:ins>
      <w:r>
        <w:t xml:space="preserve"> advances in statistical computing </w:t>
      </w:r>
      <w:del w:id="34" w:author="Regular, Paul" w:date="2020-04-16T15:44:00Z">
        <w:r w:rsidDel="0089696E">
          <w:delText>that</w:delText>
        </w:r>
      </w:del>
      <w:del w:id="35" w:author="Regular, Paul" w:date="2020-04-16T15:42:00Z">
        <w:r w:rsidDel="0089696E">
          <w:delText xml:space="preserve"> have</w:delText>
        </w:r>
      </w:del>
      <w:ins w:id="36" w:author="Regular, Paul" w:date="2020-04-16T15:46:00Z">
        <w:r w:rsidR="0089696E">
          <w:t>have enabled</w:t>
        </w:r>
      </w:ins>
      <w:r>
        <w:t xml:space="preserve"> </w:t>
      </w:r>
      <w:del w:id="37" w:author="Regular, Paul" w:date="2020-04-16T15:41:00Z">
        <w:r w:rsidDel="0089696E">
          <w:delText>facilitat</w:delText>
        </w:r>
      </w:del>
      <w:ins w:id="38" w:author="Regular, Paul" w:date="2020-04-16T15:45:00Z">
        <w:r w:rsidR="0089696E">
          <w:t>integrated</w:t>
        </w:r>
      </w:ins>
      <w:ins w:id="39" w:author="Regular, Paul" w:date="2020-04-16T15:44:00Z">
        <w:r w:rsidR="0089696E">
          <w:t xml:space="preserve"> analyses</w:t>
        </w:r>
      </w:ins>
      <w:ins w:id="40" w:author="Regular, Paul" w:date="2020-04-16T15:41:00Z">
        <w:r w:rsidR="0089696E">
          <w:t xml:space="preserve"> of data from multiple monitoring programs </w:t>
        </w:r>
      </w:ins>
      <w:del w:id="41" w:author="Regular, Paul" w:date="2020-04-16T15:41:00Z">
        <w:r w:rsidDel="0089696E">
          <w:delText xml:space="preserve">ed the analysis of all available data, in as raw a form as appropriate, in a single integrated analysis </w:delText>
        </w:r>
      </w:del>
      <w:r>
        <w:t>(Maunder and Punt 2013). Specifically, statistical modeling tools such as JAGS (Plummer 2003), AD Model Builder (Fournier et al. 2012)</w:t>
      </w:r>
      <w:ins w:id="42" w:author="Rogers, Bob" w:date="2020-04-16T14:11:00Z">
        <w:r w:rsidR="001E5021">
          <w:t>,</w:t>
        </w:r>
      </w:ins>
      <w:r>
        <w:t xml:space="preserve"> and Template Model Builder (</w:t>
      </w:r>
      <w:ins w:id="43" w:author="Regular, Paul" w:date="2020-04-16T15:52:00Z">
        <w:r w:rsidR="006525D6">
          <w:t xml:space="preserve">TMB; </w:t>
        </w:r>
      </w:ins>
      <w:proofErr w:type="spellStart"/>
      <w:r>
        <w:t>Kristensen</w:t>
      </w:r>
      <w:proofErr w:type="spellEnd"/>
      <w:r>
        <w:t xml:space="preserve"> et al. 2016) 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14:paraId="341566E2" w14:textId="5779A273" w:rsidR="007245AA" w:rsidRDefault="00983A5B">
      <w:pPr>
        <w:pStyle w:val="BodyText"/>
      </w:pPr>
      <w:r>
        <w:t>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w:t>
      </w:r>
      <w:ins w:id="44" w:author="Rogers, Bob" w:date="2020-04-16T14:12:00Z">
        <w:r w:rsidR="001E5021">
          <w:t>,</w:t>
        </w:r>
      </w:ins>
      <w:r>
        <w:t xml:space="preserve"> and </w:t>
      </w:r>
      <w:ins w:id="45" w:author="Regular, Paul" w:date="2020-04-16T15:51:00Z">
        <w:r w:rsidR="006525D6">
          <w:t xml:space="preserve">reported </w:t>
        </w:r>
      </w:ins>
      <w:del w:id="46" w:author="Robertson,Greg [St. John's]" w:date="2020-04-16T12:29:00Z">
        <w:r w:rsidDel="00AC51E9">
          <w:delText xml:space="preserve">partial </w:delText>
        </w:r>
      </w:del>
      <w:r>
        <w:t xml:space="preserve">fishery landings (1983-present), and tagging (1983-present). Using a series of observation equations, this TMB based model simplifies thousands of </w:t>
      </w:r>
      <w:del w:id="47" w:author="Robertson,Greg [St. John's]" w:date="2020-04-16T12:33:00Z">
        <w:r w:rsidDel="00AC51E9">
          <w:delText xml:space="preserve">historical </w:delText>
        </w:r>
      </w:del>
      <w:r>
        <w:t xml:space="preserve">data points into quantities such as </w:t>
      </w:r>
      <w:ins w:id="48" w:author="Robertson,Greg [St. John's]" w:date="2020-04-16T12:34:00Z">
        <w:r w:rsidR="00AC51E9">
          <w:t xml:space="preserve">annual </w:t>
        </w:r>
      </w:ins>
      <w:r>
        <w:t>recruitment, spawning stock biomass, fishing mortality</w:t>
      </w:r>
      <w:ins w:id="49" w:author="Rogers, Bob" w:date="2020-04-16T14:16:00Z">
        <w:r w:rsidR="001E5021">
          <w:t>,</w:t>
        </w:r>
      </w:ins>
      <w:r>
        <w:t xml:space="preserve"> and natural mortality. Once the model is fit to the data, the next step is to produce visual representations of the data and model output. The traditional approach would involve producing static presentations and </w:t>
      </w:r>
      <w:r>
        <w:lastRenderedPageBreak/>
        <w:t xml:space="preserve">documents with a series of figures and tables. However, with </w:t>
      </w:r>
      <w:ins w:id="50" w:author="Regular, Paul" w:date="2020-04-16T16:00:00Z">
        <w:r w:rsidR="0014501B" w:rsidRPr="0014501B">
          <w:t>numerous</w:t>
        </w:r>
        <w:r w:rsidR="0014501B" w:rsidRPr="0014501B" w:rsidDel="0014501B">
          <w:t xml:space="preserve"> </w:t>
        </w:r>
      </w:ins>
      <w:del w:id="51" w:author="Regular, Paul" w:date="2020-04-16T16:00:00Z">
        <w:r w:rsidDel="0014501B">
          <w:delText xml:space="preserve">large amounts </w:delText>
        </w:r>
      </w:del>
      <w:ins w:id="52" w:author="Robertson,Greg [St. John's]" w:date="2020-04-16T12:37:00Z">
        <w:del w:id="53" w:author="Regular, Paul" w:date="2020-04-16T16:00:00Z">
          <w:r w:rsidR="00AC51E9" w:rsidDel="0014501B">
            <w:delText xml:space="preserve">volumes </w:delText>
          </w:r>
        </w:del>
      </w:ins>
      <w:del w:id="54" w:author="Regular, Paul" w:date="2020-04-16T16:00:00Z">
        <w:r w:rsidDel="0014501B">
          <w:delText xml:space="preserve">of </w:delText>
        </w:r>
      </w:del>
      <w:r>
        <w:t>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3418AFFD" w14:textId="5A9B5989" w:rsidR="007245AA" w:rsidRDefault="00983A5B">
      <w:pPr>
        <w:pStyle w:val="BodyText"/>
      </w:pPr>
      <w:r>
        <w:t xml:space="preserve">In the pursuit of an easier and more efficient way to communicate results from NCAM, an interactive “dashboard”, called NCAM explorer, was developed for the 2018 assessment of Northern cod (Dwyer et al. 2019). We used R-based packages (Table 1) to construct a tool for exploring the input and output of NCAM, specifically the </w:t>
      </w:r>
      <w:proofErr w:type="spellStart"/>
      <w:r>
        <w:t>flexdashboard</w:t>
      </w:r>
      <w:proofErr w:type="spellEnd"/>
      <w:r>
        <w:t xml:space="preserve"> package to group interactive </w:t>
      </w:r>
      <w:proofErr w:type="spellStart"/>
      <w:r>
        <w:t>plotly</w:t>
      </w:r>
      <w:proofErr w:type="spellEnd"/>
      <w:r>
        <w:t xml:space="preserve">-based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 The intent of this tool was not to replace detailed documentation on the model (i.e. Cadigan 2016; Dwyer et al. 2019), however, it was built to serve as an interactive alternative to a standard presentation for communicating the latest results to an audience with a working knowledge of the stock and </w:t>
      </w:r>
      <w:ins w:id="55" w:author="Robertson,Greg [St. John's]" w:date="2020-04-16T12:38:00Z">
        <w:r w:rsidR="00AC51E9">
          <w:t xml:space="preserve">assessment </w:t>
        </w:r>
      </w:ins>
      <w:r>
        <w:t>model. Explanatory text and detail were therefore kept to a minimum, allowing the audience to explore the figures and data unencumbered by verbose descriptions.</w:t>
      </w:r>
    </w:p>
    <w:p w14:paraId="3224461E" w14:textId="4A2257E9" w:rsidR="007245AA" w:rsidRDefault="00983A5B">
      <w:pPr>
        <w:pStyle w:val="BodyText"/>
      </w:pPr>
      <w:r>
        <w:t xml:space="preserve">The NCAM dashboard (Supplement 2) contains a series of pages, the first of which provides terse point-form background on the model (page named “Background”). Subsequent pages provide a series of diagnostic plots for assessing model fits to catch (“Landings”; accessed from </w:t>
      </w:r>
      <w:r>
        <w:lastRenderedPageBreak/>
        <w:t>the “Fishery” drop-down menu), survey (“RV survey”, “SN survey” and “SS survey”; accessed from the “Surveys” drop-down menu), and tagging (“Tagging”) data. For instance, the “RV survey” page includes plots of observed and predicted values of mean numbers per tow captured in the research vessel survey (Figure 5). The dashboard also includes pages focused on model estimates such as selectivity (“Selectivity”; accessed from the “Fishery” drop-down menu) and catchability (“Catchability”; accessed from the “Surveys” drop-down menu). Pages for viewing trends in various population parameters are included under the “Trends” drop-down menu, where the “</w:t>
      </w:r>
      <w:ins w:id="56" w:author="Regular, Paul" w:date="2020-04-16T22:12:00Z">
        <w:r w:rsidR="0069367C" w:rsidRPr="0069367C">
          <w:t>Retrospective analysis</w:t>
        </w:r>
      </w:ins>
      <w:del w:id="57" w:author="Regular, Paul" w:date="2020-04-16T22:12:00Z">
        <w:r w:rsidDel="0069367C">
          <w:delText>Retro</w:delText>
        </w:r>
      </w:del>
      <w:r>
        <w:t>” page displays results from a retrospective analysis, the “</w:t>
      </w:r>
      <w:del w:id="58" w:author="Regular, Paul" w:date="2020-04-16T22:09:00Z">
        <w:r w:rsidDel="0069367C">
          <w:delText>Comps</w:delText>
        </w:r>
      </w:del>
      <w:ins w:id="59" w:author="Regular, Paul" w:date="2020-04-16T22:09:00Z">
        <w:r w:rsidR="0069367C">
          <w:t>Model comparison</w:t>
        </w:r>
      </w:ins>
      <w:r>
        <w:t>” page displays population trends from different model</w:t>
      </w:r>
      <w:ins w:id="60" w:author="Lewis, Keith" w:date="2020-04-16T07:57:00Z">
        <w:r w:rsidR="004C4D0D">
          <w:t xml:space="preserve"> run</w:t>
        </w:r>
      </w:ins>
      <w:r>
        <w:t xml:space="preserve">s, the “Status and rates” page displays trends in stock size and vital rates (Figure 6), and the “Productivity” page focuses on trends in </w:t>
      </w:r>
      <w:ins w:id="61" w:author="Robertson,Greg [St. John's]" w:date="2020-04-16T12:40:00Z">
        <w:r w:rsidR="00554025">
          <w:t>Spawning Stock Biomass (</w:t>
        </w:r>
      </w:ins>
      <w:r>
        <w:t>SSB</w:t>
      </w:r>
      <w:ins w:id="62" w:author="Robertson,Greg [St. John's]" w:date="2020-04-16T12:40:00Z">
        <w:r w:rsidR="00554025">
          <w:t>)</w:t>
        </w:r>
      </w:ins>
      <w:r>
        <w:t xml:space="preserve"> and recruitment. Finally, details on the projections are accessed from the “Projections” drop-down menu (“Assumptions”, “Past projections”, “Retro projections”, and “Results” pages), and key inputs and outputs are accessed from “Tables” drop-down menu (“Inputs”, “Settings”, “Outputs” pages). The plots and tables included in the dashboard are similar to those typically presented at assessment meetings and in research documents. However, there are two key benefits of this approach over the </w:t>
      </w:r>
      <w:r>
        <w:rPr>
          <w:i/>
        </w:rPr>
        <w:t>modus operandi</w:t>
      </w:r>
      <w:r>
        <w:t xml:space="preserve"> of producing static documents and slides. First, interactive plots nested in a dashboard permit relatively easy and efficient access to the details as it replaces scrolling through tens, if not hundreds, of pages or slides with mouse-clicks across </w:t>
      </w:r>
      <w:ins w:id="63" w:author="Robertson,Greg [St. John's]" w:date="2020-04-16T12:42:00Z">
        <w:r w:rsidR="00554025">
          <w:t xml:space="preserve">a smaller number of </w:t>
        </w:r>
      </w:ins>
      <w:ins w:id="64" w:author="Robertson,Greg [St. John's]" w:date="2020-04-16T12:41:00Z">
        <w:r w:rsidR="00554025">
          <w:t xml:space="preserve">dynamic </w:t>
        </w:r>
      </w:ins>
      <w:r>
        <w:t>pages holding data-rich illustrations (i.e. both broader patterns and finer details in the data are accessible via zooming and tooltips). Second, the automated nature of the dashboard circumvents the monotonous, time-consuming and error-prone task of copying and pasting figures, tables</w:t>
      </w:r>
      <w:ins w:id="65" w:author="Rogers, Bob" w:date="2020-04-16T14:22:00Z">
        <w:r w:rsidR="00062BEE">
          <w:t>,</w:t>
        </w:r>
      </w:ins>
      <w:r>
        <w:t xml:space="preserve"> and values into documents and slides, although, we note that this </w:t>
      </w:r>
      <w:del w:id="66" w:author="Robertson,Greg [St. John's]" w:date="2020-04-16T12:45:00Z">
        <w:r w:rsidDel="00554025">
          <w:delText>point is not exclusive to the proposed approach</w:delText>
        </w:r>
      </w:del>
      <w:ins w:id="67" w:author="Robertson,Greg [St. John's]" w:date="2020-04-16T12:45:00Z">
        <w:r w:rsidR="00554025">
          <w:t xml:space="preserve">issue can be addressed through </w:t>
        </w:r>
        <w:r w:rsidR="00554025">
          <w:lastRenderedPageBreak/>
          <w:t>other approaches</w:t>
        </w:r>
      </w:ins>
      <w:r>
        <w:t xml:space="preserve">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For instance, explorations of the residual plots in the dashboard allowed the authors to quickly identify conflicts between two surveys used in the model. Potential solutions to this problem were then explored by modifying the configuration of the model and these changes were quickly evaluated using a dashboard that is produced in seconds.</w:t>
      </w:r>
    </w:p>
    <w:p w14:paraId="34A2B222" w14:textId="6AE652AF" w:rsidR="007245AA" w:rsidRDefault="00983A5B">
      <w:pPr>
        <w:pStyle w:val="BodyText"/>
      </w:pPr>
      <w:r>
        <w:t>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w:t>
      </w:r>
      <w:ins w:id="68" w:author="Rogers, Bob" w:date="2020-04-16T14:23:00Z">
        <w:r w:rsidR="00062BEE">
          <w:t>,</w:t>
        </w:r>
      </w:ins>
      <w:r>
        <w:t xml:space="preserve">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relieves any potential concerns that something is hidden.</w:t>
      </w:r>
    </w:p>
    <w:p w14:paraId="609895E5" w14:textId="77777777" w:rsidR="007245AA" w:rsidRDefault="00983A5B">
      <w:r>
        <w:rPr>
          <w:noProof/>
        </w:rPr>
        <w:lastRenderedPageBreak/>
        <w:drawing>
          <wp:inline distT="0" distB="0" distL="0" distR="0" wp14:anchorId="360E9540" wp14:editId="68808918">
            <wp:extent cx="5943600" cy="2906791"/>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3"/>
                    <a:stretch>
                      <a:fillRect/>
                    </a:stretch>
                  </pic:blipFill>
                  <pic:spPr bwMode="auto">
                    <a:xfrm>
                      <a:off x="0" y="0"/>
                      <a:ext cx="5943600" cy="2906791"/>
                    </a:xfrm>
                    <a:prstGeom prst="rect">
                      <a:avLst/>
                    </a:prstGeom>
                    <a:noFill/>
                    <a:ln w="9525">
                      <a:noFill/>
                      <a:headEnd/>
                      <a:tailEnd/>
                    </a:ln>
                  </pic:spPr>
                </pic:pic>
              </a:graphicData>
            </a:graphic>
          </wp:inline>
        </w:drawing>
      </w:r>
    </w:p>
    <w:p w14:paraId="02E60898" w14:textId="1985F2BA" w:rsidR="00384155" w:rsidRDefault="00983A5B">
      <w:pPr>
        <w:pStyle w:val="ImageCaption"/>
      </w:pPr>
      <w:r>
        <w:t xml:space="preserve">Figure 5: Screenshot of the “RV survey” tab from the NCAM dashboard where total observed (dots) and NCAM model predicted values (lines) for the DFO RV survey index are shown in the </w:t>
      </w:r>
      <w:del w:id="69" w:author="Lewis, Keith" w:date="2020-04-16T07:58:00Z">
        <w:r w:rsidDel="00AF76A8">
          <w:delText xml:space="preserve">upper </w:delText>
        </w:r>
      </w:del>
      <w:r>
        <w:t xml:space="preserve">left panel and </w:t>
      </w:r>
      <w:del w:id="70" w:author="Regular, Paul" w:date="2020-04-16T16:03:00Z">
        <w:r w:rsidDel="00384155">
          <w:delText>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delText>
        </w:r>
      </w:del>
      <w:ins w:id="71" w:author="Regular, Paul" w:date="2020-04-16T16:03:00Z">
        <w:r w:rsidR="00384155">
          <w:t>standardized log residuals</w:t>
        </w:r>
      </w:ins>
      <w:ins w:id="72" w:author="Regular, Paul" w:date="2020-04-16T16:05:00Z">
        <w:r w:rsidR="00384155">
          <w:t xml:space="preserve"> </w:t>
        </w:r>
      </w:ins>
      <w:ins w:id="73" w:author="Regular, Paul" w:date="2020-04-16T16:03:00Z">
        <w:r w:rsidR="00384155">
          <w:t>by year, cohort, age, and expected value</w:t>
        </w:r>
      </w:ins>
      <w:ins w:id="74" w:author="Regular, Paul" w:date="2020-04-16T16:08:00Z">
        <w:r w:rsidR="00384155">
          <w:t xml:space="preserve"> (dots)</w:t>
        </w:r>
      </w:ins>
      <w:ins w:id="75" w:author="Regular, Paul" w:date="2020-04-16T16:05:00Z">
        <w:r w:rsidR="00384155">
          <w:t xml:space="preserve">, with </w:t>
        </w:r>
        <w:proofErr w:type="spellStart"/>
        <w:r w:rsidR="00384155">
          <w:t>lowess</w:t>
        </w:r>
        <w:proofErr w:type="spellEnd"/>
        <w:r w:rsidR="00384155">
          <w:t xml:space="preserve"> </w:t>
        </w:r>
      </w:ins>
      <w:ins w:id="76" w:author="Regular, Paul" w:date="2020-04-16T16:07:00Z">
        <w:r w:rsidR="00384155">
          <w:t>curves</w:t>
        </w:r>
      </w:ins>
      <w:ins w:id="77" w:author="Regular, Paul" w:date="2020-04-16T16:05:00Z">
        <w:r w:rsidR="00384155">
          <w:t xml:space="preserve"> (lines),</w:t>
        </w:r>
      </w:ins>
      <w:ins w:id="78" w:author="Regular, Paul" w:date="2020-04-16T16:03:00Z">
        <w:r w:rsidR="00384155">
          <w:t xml:space="preserve"> are shown in the right panel</w:t>
        </w:r>
      </w:ins>
      <w:r>
        <w:t>.</w:t>
      </w:r>
    </w:p>
    <w:p w14:paraId="276B9D88" w14:textId="77777777" w:rsidR="007245AA" w:rsidRDefault="00983A5B">
      <w:r>
        <w:rPr>
          <w:noProof/>
        </w:rPr>
        <w:drawing>
          <wp:inline distT="0" distB="0" distL="0" distR="0" wp14:anchorId="26185D8C" wp14:editId="0FC9990E">
            <wp:extent cx="5943600" cy="2906791"/>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4"/>
                    <a:stretch>
                      <a:fillRect/>
                    </a:stretch>
                  </pic:blipFill>
                  <pic:spPr bwMode="auto">
                    <a:xfrm>
                      <a:off x="0" y="0"/>
                      <a:ext cx="5943600" cy="2906791"/>
                    </a:xfrm>
                    <a:prstGeom prst="rect">
                      <a:avLst/>
                    </a:prstGeom>
                    <a:noFill/>
                    <a:ln w="9525">
                      <a:noFill/>
                      <a:headEnd/>
                      <a:tailEnd/>
                    </a:ln>
                  </pic:spPr>
                </pic:pic>
              </a:graphicData>
            </a:graphic>
          </wp:inline>
        </w:drawing>
      </w:r>
    </w:p>
    <w:p w14:paraId="66873F86" w14:textId="7BEEF8F7" w:rsidR="007245AA" w:rsidRDefault="00983A5B">
      <w:pPr>
        <w:pStyle w:val="ImageCaption"/>
      </w:pPr>
      <w:r>
        <w:lastRenderedPageBreak/>
        <w:t xml:space="preserve">Figure 6: Screenshot of the “Trends” tab which displays </w:t>
      </w:r>
      <w:ins w:id="79" w:author="Regular, Paul" w:date="2020-04-16T16:13:00Z">
        <w:r w:rsidR="00917794">
          <w:t xml:space="preserve">stock status </w:t>
        </w:r>
      </w:ins>
      <w:r>
        <w:t>estimates</w:t>
      </w:r>
      <w:del w:id="80" w:author="Regular, Paul" w:date="2020-04-16T16:13:00Z">
        <w:r w:rsidDel="00917794">
          <w:delText xml:space="preserve"> of</w:delText>
        </w:r>
      </w:del>
      <w:r>
        <w:t xml:space="preserve"> </w:t>
      </w:r>
      <w:ins w:id="81" w:author="Regular, Paul" w:date="2020-04-16T16:13:00Z">
        <w:r w:rsidR="00917794">
          <w:t>(</w:t>
        </w:r>
      </w:ins>
      <w:del w:id="82" w:author="Regular, Paul" w:date="2020-04-16T16:09:00Z">
        <w:r w:rsidDel="00384155">
          <w:delText>recruitment</w:delText>
        </w:r>
      </w:del>
      <w:ins w:id="83" w:author="Regular, Paul" w:date="2020-04-16T16:09:00Z">
        <w:r w:rsidR="00384155">
          <w:t>abundance</w:t>
        </w:r>
      </w:ins>
      <w:r>
        <w:t xml:space="preserve">, </w:t>
      </w:r>
      <w:del w:id="84" w:author="Regular, Paul" w:date="2020-04-16T16:09:00Z">
        <w:r w:rsidDel="00384155">
          <w:delText>stock size</w:delText>
        </w:r>
      </w:del>
      <w:ins w:id="85" w:author="Regular, Paul" w:date="2020-04-16T16:09:00Z">
        <w:r w:rsidR="00384155">
          <w:t>biomass</w:t>
        </w:r>
      </w:ins>
      <w:r>
        <w:t xml:space="preserve">, and </w:t>
      </w:r>
      <w:del w:id="86" w:author="Regular, Paul" w:date="2020-04-16T16:09:00Z">
        <w:r w:rsidDel="00384155">
          <w:delText>stock size</w:delText>
        </w:r>
      </w:del>
      <w:ins w:id="87" w:author="Regular, Paul" w:date="2020-04-16T16:09:00Z">
        <w:r w:rsidR="00384155">
          <w:t>biomass</w:t>
        </w:r>
      </w:ins>
      <w:r>
        <w:t xml:space="preserve"> relative to </w:t>
      </w:r>
      <w:proofErr w:type="spellStart"/>
      <w:r>
        <w:t>B</w:t>
      </w:r>
      <w:r>
        <w:rPr>
          <w:vertAlign w:val="subscript"/>
        </w:rPr>
        <w:t>lim</w:t>
      </w:r>
      <w:proofErr w:type="spellEnd"/>
      <w:r>
        <w:t xml:space="preserve"> </w:t>
      </w:r>
      <w:ins w:id="88" w:author="Regular, Paul" w:date="2020-04-16T16:13:00Z">
        <w:r w:rsidR="00917794">
          <w:t>[</w:t>
        </w:r>
      </w:ins>
      <w:del w:id="89" w:author="Regular, Paul" w:date="2020-04-16T16:13:00Z">
        <w:r w:rsidDel="00917794">
          <w:delText>(</w:delText>
        </w:r>
      </w:del>
      <w:ins w:id="90" w:author="Regular, Paul" w:date="2020-04-16T16:11:00Z">
        <w:r w:rsidR="00917794">
          <w:t>average biomass through the 1980s</w:t>
        </w:r>
      </w:ins>
      <w:del w:id="91" w:author="Regular, Paul" w:date="2020-04-16T16:11:00Z">
        <w:r w:rsidDel="00917794">
          <w:delText>left panels</w:delText>
        </w:r>
      </w:del>
      <w:ins w:id="92" w:author="Regular, Paul" w:date="2020-04-16T16:13:00Z">
        <w:r w:rsidR="00917794">
          <w:t>]</w:t>
        </w:r>
      </w:ins>
      <w:del w:id="93" w:author="Regular, Paul" w:date="2020-04-16T16:13:00Z">
        <w:r w:rsidDel="00917794">
          <w:delText>)</w:delText>
        </w:r>
      </w:del>
      <w:ins w:id="94" w:author="Regular, Paul" w:date="2020-04-16T16:13:00Z">
        <w:r w:rsidR="00917794">
          <w:t>)</w:t>
        </w:r>
      </w:ins>
      <w:ins w:id="95" w:author="Regular, Paul" w:date="2020-04-16T16:11:00Z">
        <w:r w:rsidR="00917794">
          <w:t xml:space="preserve"> </w:t>
        </w:r>
      </w:ins>
      <w:ins w:id="96" w:author="Regular, Paul" w:date="2020-04-16T16:12:00Z">
        <w:r w:rsidR="00917794">
          <w:t>on</w:t>
        </w:r>
      </w:ins>
      <w:ins w:id="97" w:author="Regular, Paul" w:date="2020-04-16T16:11:00Z">
        <w:r w:rsidR="00917794">
          <w:t xml:space="preserve"> the left panel,</w:t>
        </w:r>
      </w:ins>
      <w:r>
        <w:t xml:space="preserve"> and mortality rates (</w:t>
      </w:r>
      <w:ins w:id="98" w:author="Regular, Paul" w:date="2020-04-16T16:11:00Z">
        <w:r w:rsidR="00917794">
          <w:t xml:space="preserve">average </w:t>
        </w:r>
      </w:ins>
      <w:r>
        <w:t xml:space="preserve">F, M, </w:t>
      </w:r>
      <w:ins w:id="99" w:author="Regular, Paul" w:date="2020-04-16T16:12:00Z">
        <w:r w:rsidR="00917794">
          <w:t xml:space="preserve">and </w:t>
        </w:r>
      </w:ins>
      <w:r>
        <w:t>Z</w:t>
      </w:r>
      <w:del w:id="100" w:author="Regular, Paul" w:date="2020-04-16T16:11:00Z">
        <w:r w:rsidDel="00917794">
          <w:delText>, right panels</w:delText>
        </w:r>
      </w:del>
      <w:r>
        <w:t>)</w:t>
      </w:r>
      <w:ins w:id="101" w:author="Regular, Paul" w:date="2020-04-16T16:11:00Z">
        <w:r w:rsidR="00917794">
          <w:t xml:space="preserve"> </w:t>
        </w:r>
      </w:ins>
      <w:ins w:id="102" w:author="Regular, Paul" w:date="2020-04-16T16:12:00Z">
        <w:r w:rsidR="00917794">
          <w:t>on</w:t>
        </w:r>
      </w:ins>
      <w:ins w:id="103" w:author="Regular, Paul" w:date="2020-04-16T16:11:00Z">
        <w:r w:rsidR="00917794">
          <w:t xml:space="preserve"> the right panel</w:t>
        </w:r>
      </w:ins>
      <w:r>
        <w:t>.</w:t>
      </w:r>
    </w:p>
    <w:p w14:paraId="6D9CDEB4" w14:textId="77777777" w:rsidR="007245AA" w:rsidRDefault="00983A5B">
      <w:pPr>
        <w:pStyle w:val="Heading1"/>
      </w:pPr>
      <w:bookmarkStart w:id="104" w:name="from-bespoke-to-general-tools"/>
      <w:r>
        <w:t>From bespoke to general tools</w:t>
      </w:r>
      <w:bookmarkEnd w:id="104"/>
    </w:p>
    <w:p w14:paraId="3618963A" w14:textId="6A00F048" w:rsidR="007245AA" w:rsidRDefault="00983A5B">
      <w:pPr>
        <w:pStyle w:val="FirstParagraph"/>
      </w:pPr>
      <w:r>
        <w:t xml:space="preserve">The interactive tools highlighted here were custom built to solve data visualization challenges that are common to many fisheries management organizations but the solutions presented are specific to the Northwest Atlantic Fisheries Centre. The concept is therefore broadly applicable, however, the underlying code will require modifications to accommodate region and stock specific data management and modelling approaches. Even within our own region, different approaches and needs meant that the code behind NCAM explorer (Supplement 2) required modifications when applied to a model developed for another cod stock. Nevertheless, considerable chunks of code were recycled and, in the process, new features were added to allow the visualization of multiple model configurations within the one dashboard. Additionally, a French colleague is currently modifying the tool to visualize output from SAM, a state-space stock assessment model widely used to assess ICES stocks (Nielsen and Berg 2014). Likewise, the concept behind </w:t>
      </w:r>
      <w:proofErr w:type="spellStart"/>
      <w:r>
        <w:t>RStrap</w:t>
      </w:r>
      <w:proofErr w:type="spellEnd"/>
      <w:r>
        <w:t xml:space="preserve"> Explorer and the tagging tool could be applied to other regions and the most efficient approach may be to build upon existing general frameworks (e.g. </w:t>
      </w:r>
      <w:proofErr w:type="spellStart"/>
      <w:r>
        <w:t>StoX</w:t>
      </w:r>
      <w:proofErr w:type="spellEnd"/>
      <w:r>
        <w:t xml:space="preserve"> software; Johnsen et al. 2019). These are, of course, early days in the development and application of interactive tools to stock assessment. Because the tools we highlight are themselves general, flexible</w:t>
      </w:r>
      <w:ins w:id="105" w:author="Rogers, Bob" w:date="2020-04-16T14:26:00Z">
        <w:r w:rsidR="00062BEE">
          <w:t>,</w:t>
        </w:r>
      </w:ins>
      <w:r>
        <w:t xml:space="preserve"> and accessible, we suspect that bespoke applications will continue to be developed in parallel with more general stock assessment dashboards depending on user </w:t>
      </w:r>
      <w:r>
        <w:lastRenderedPageBreak/>
        <w:t>needs and preferences. Regardless of the approach, a common goal is to make the workflow more efficient, reproducible</w:t>
      </w:r>
      <w:ins w:id="106" w:author="Rogers, Bob" w:date="2020-04-16T14:26:00Z">
        <w:r w:rsidR="00062BEE">
          <w:t>,</w:t>
        </w:r>
      </w:ins>
      <w:r>
        <w:t xml:space="preserve"> and transparent.</w:t>
      </w:r>
    </w:p>
    <w:p w14:paraId="68480C34" w14:textId="77777777" w:rsidR="007245AA" w:rsidRDefault="00983A5B">
      <w:pPr>
        <w:pStyle w:val="Heading1"/>
      </w:pPr>
      <w:bookmarkStart w:id="107" w:name="towards-open-stock-assessment"/>
      <w:r>
        <w:t>Towards open stock assessment</w:t>
      </w:r>
      <w:bookmarkEnd w:id="107"/>
    </w:p>
    <w:p w14:paraId="2F091EA1" w14:textId="77777777" w:rsidR="007245AA" w:rsidRDefault="00983A5B">
      <w:pPr>
        <w:pStyle w:val="FirstParagraph"/>
      </w:pPr>
      <w:r>
        <w:t xml:space="preserve">The amount of data available to scientists has grown by orders of magnitude in recent decades as has the complexities of data management, exploratory data analysis, formal analyses and associated diagnostics (Lewis et al. 2018). The majority of this sequence of events, sometimes called “the data pipeline” (Leek and Peng 2015a), have not traditionally been part of the peer-review process which sees only the end products of an analysis. However, decisions made along the data pipeline increasingly influence the outcome of the study. </w:t>
      </w:r>
      <w:proofErr w:type="spellStart"/>
      <w:r>
        <w:t>Gelman</w:t>
      </w:r>
      <w:proofErr w:type="spellEnd"/>
      <w:r>
        <w:t xml:space="preserve"> and </w:t>
      </w:r>
      <w:proofErr w:type="spellStart"/>
      <w:r>
        <w:t>Loken</w:t>
      </w:r>
      <w:proofErr w:type="spellEnd"/>
      <w:r>
        <w:t xml:space="preserve"> (2014) coined the term “garden of forking paths” to illustrate that different conclusions can be arrived at depending on what decisions are made </w:t>
      </w:r>
      <w:del w:id="108" w:author="Lewis, Keith" w:date="2020-04-16T07:59:00Z">
        <w:r w:rsidDel="00AF76A8">
          <w:delText xml:space="preserve">along </w:delText>
        </w:r>
      </w:del>
      <w:r>
        <w:t>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 (Hampton et al. 2013, 2015; Leek and Peng 2015a, 2015b). Proponents of open science and reproducible research highlight a number of benefits including a more productive and responsible scientific culture, an ability to address larger and more complex questions, as well as a more efficient workflow and ability to reproduce one’s own work (</w:t>
      </w:r>
      <w:proofErr w:type="spellStart"/>
      <w:r>
        <w:t>Fomel</w:t>
      </w:r>
      <w:proofErr w:type="spellEnd"/>
      <w:r>
        <w:t xml:space="preserve"> and </w:t>
      </w:r>
      <w:proofErr w:type="spellStart"/>
      <w:r>
        <w:t>Claerbout</w:t>
      </w:r>
      <w:proofErr w:type="spellEnd"/>
      <w:r>
        <w:t xml:space="preserve"> 2009; Lowndes et al. 2017).</w:t>
      </w:r>
    </w:p>
    <w:p w14:paraId="0BE8C402" w14:textId="77777777" w:rsidR="007245AA" w:rsidRDefault="00983A5B">
      <w:pPr>
        <w:pStyle w:val="BodyText"/>
      </w:pPr>
      <w:r>
        <w:t xml:space="preserve">A culture of openness is actively evolving in the field of stock assessment and, at this point, it is not hard to picture a future where it is commonplace for the </w:t>
      </w:r>
      <w:del w:id="109" w:author="Lewis, Keith" w:date="2020-04-16T08:00:00Z">
        <w:r w:rsidDel="00AF76A8">
          <w:delText xml:space="preserve">the </w:delText>
        </w:r>
      </w:del>
      <w:r>
        <w:t xml:space="preserve">full data </w:t>
      </w:r>
      <w:del w:id="110" w:author="Lewis, Keith" w:date="2020-04-16T07:59:00Z">
        <w:r w:rsidDel="00AF76A8">
          <w:delText xml:space="preserve">to document </w:delText>
        </w:r>
      </w:del>
      <w:r>
        <w:t xml:space="preserve">pipeline to be open and accessible. Open resources are actively being developed and used to improve accessibility to all </w:t>
      </w:r>
      <w:r>
        <w:lastRenderedPageBreak/>
        <w:t xml:space="preserve">the data, methods and results that feed into stock assessments (e.g. the Transparent Assessment Framework, </w:t>
      </w:r>
      <w:hyperlink r:id="rId15">
        <w:r>
          <w:rPr>
            <w:rStyle w:val="Hyperlink"/>
          </w:rPr>
          <w:t>https://taf.ices.dk/app/about</w:t>
        </w:r>
      </w:hyperlink>
      <w:r>
        <w:t>; Magnusson and Millar 2020). Likewise, tools are being developed to facilitate the creation of reproducible advisory documents (e.g. ICES 2018; Anderson et al. 2020; Regular et al. 2020), and these documents can be interactive, as is the case for the VISA tool (ICES 2018), or they can be supplemented by interactive tools. There is plenty of opportunity for synergies between these initiatives, as most are being developed using R, and all details and decisions can be traceable and accessible using an online repository such as GitHub. We therefore foresee a future where stock assessments become increasingly open and reproducible.</w:t>
      </w:r>
    </w:p>
    <w:p w14:paraId="7BB43912" w14:textId="6237797D" w:rsidR="007245AA" w:rsidRDefault="00983A5B">
      <w:pPr>
        <w:pStyle w:val="BodyText"/>
      </w:pPr>
      <w:r>
        <w:t>Providing open access to code and data, however, does not necessarily make a stock assessment more accessible. We believe that interactive tools, such as those presented here and in Appendix A, represent an important</w:t>
      </w:r>
      <w:del w:id="111" w:author="Lewis, Keith" w:date="2020-04-16T08:00:00Z">
        <w:r w:rsidDel="00AF76A8">
          <w:delText xml:space="preserve"> a</w:delText>
        </w:r>
      </w:del>
      <w:r>
        <w:t xml:space="preserve"> step forward in terms of open science as they make the peer review process more efficient. Although these tools do not reveal the entire data pipeline, a wide range of </w:t>
      </w:r>
      <w:del w:id="112" w:author="Lewis, Keith" w:date="2020-04-16T08:04:00Z">
        <w:r w:rsidDel="00835FC2">
          <w:delText xml:space="preserve">peers </w:delText>
        </w:r>
      </w:del>
      <w:ins w:id="113" w:author="Lewis, Keith" w:date="2020-04-16T08:04:00Z">
        <w:r w:rsidR="00835FC2">
          <w:t xml:space="preserve">stakeholders and scientists </w:t>
        </w:r>
      </w:ins>
      <w:r>
        <w:t xml:space="preserve">can easily access and review details </w:t>
      </w:r>
      <w:ins w:id="114" w:author="Lewis, Keith" w:date="2020-04-16T08:05:00Z">
        <w:r w:rsidR="00835FC2">
          <w:t>of an analysis with</w:t>
        </w:r>
        <w:del w:id="115" w:author="Regular, Paul" w:date="2020-04-16T16:29:00Z">
          <w:r w:rsidR="00835FC2" w:rsidDel="008F7E7D">
            <w:delText xml:space="preserve"> interactive visualizations and the dashboard approach</w:delText>
          </w:r>
        </w:del>
      </w:ins>
      <w:ins w:id="116" w:author="Regular, Paul" w:date="2020-04-16T16:29:00Z">
        <w:r w:rsidR="008F7E7D">
          <w:t>out running a line of code</w:t>
        </w:r>
      </w:ins>
      <w:ins w:id="117" w:author="Robertson,Greg [St. John's]" w:date="2020-04-16T12:53:00Z">
        <w:r w:rsidR="0055491F">
          <w:t xml:space="preserve">. </w:t>
        </w:r>
      </w:ins>
      <w:ins w:id="118" w:author="Robertson,Greg [St. John's]" w:date="2020-04-16T12:59:00Z">
        <w:r w:rsidR="0055491F">
          <w:t xml:space="preserve">For most participants of a stock assessment, </w:t>
        </w:r>
      </w:ins>
      <w:ins w:id="119" w:author="Robertson,Greg [St. John's]" w:date="2020-04-16T12:53:00Z">
        <w:r w:rsidR="0055491F">
          <w:t xml:space="preserve">even if the entire pipeline was completely open, the details </w:t>
        </w:r>
        <w:del w:id="120" w:author="Regular, Paul" w:date="2020-04-16T16:33:00Z">
          <w:r w:rsidR="0055491F" w:rsidDel="00385158">
            <w:delText xml:space="preserve">of the analysis </w:delText>
          </w:r>
        </w:del>
        <w:r w:rsidR="0055491F">
          <w:t xml:space="preserve">would remain </w:t>
        </w:r>
      </w:ins>
      <w:ins w:id="121" w:author="Robertson,Greg [St. John's]" w:date="2020-04-16T12:55:00Z">
        <w:r w:rsidR="0055491F">
          <w:t>inaccessible</w:t>
        </w:r>
      </w:ins>
      <w:ins w:id="122" w:author="Lewis, Keith" w:date="2020-04-16T08:05:00Z">
        <w:r w:rsidR="00835FC2">
          <w:t xml:space="preserve"> </w:t>
        </w:r>
        <w:del w:id="123" w:author="Robertson,Greg [St. John's]" w:date="2020-04-16T12:56:00Z">
          <w:r w:rsidR="00835FC2" w:rsidDel="0055491F">
            <w:delText xml:space="preserve">that would likely </w:delText>
          </w:r>
        </w:del>
      </w:ins>
      <w:del w:id="124" w:author="Robertson,Greg [St. John's]" w:date="2020-04-16T12:56:00Z">
        <w:r w:rsidDel="0055491F">
          <w:delText xml:space="preserve">that may be inaccessible even if the pipeline is </w:delText>
        </w:r>
      </w:del>
      <w:ins w:id="125" w:author="Lewis, Keith" w:date="2020-04-16T08:05:00Z">
        <w:del w:id="126" w:author="Robertson,Greg [St. John's]" w:date="2020-04-16T12:56:00Z">
          <w:r w:rsidR="00835FC2" w:rsidDel="0055491F">
            <w:delText xml:space="preserve">completely </w:delText>
          </w:r>
        </w:del>
      </w:ins>
      <w:del w:id="127" w:author="Robertson,Greg [St. John's]" w:date="2020-04-16T12:56:00Z">
        <w:r w:rsidDel="0055491F">
          <w:delText xml:space="preserve">open. </w:delText>
        </w:r>
      </w:del>
      <w:ins w:id="128" w:author="Robertson,Greg [St. John's]" w:date="2020-04-16T12:55:00Z">
        <w:del w:id="129" w:author="Regular, Paul" w:date="2020-04-16T16:30:00Z">
          <w:r w:rsidR="0055491F" w:rsidDel="008F7E7D">
            <w:delText xml:space="preserve"> </w:delText>
          </w:r>
        </w:del>
      </w:ins>
      <w:ins w:id="130" w:author="Robertson,Greg [St. John's]" w:date="2020-04-16T12:58:00Z">
        <w:r w:rsidR="0055491F">
          <w:t>simply because most participants are already overcommitted (Banks 2011) and do not have</w:t>
        </w:r>
      </w:ins>
      <w:ins w:id="131" w:author="Robertson,Greg [St. John's]" w:date="2020-04-16T12:55:00Z">
        <w:r w:rsidR="0055491F">
          <w:t xml:space="preserve"> </w:t>
        </w:r>
      </w:ins>
      <w:del w:id="132" w:author="Robertson,Greg [St. John's]" w:date="2020-04-16T12:55:00Z">
        <w:r w:rsidDel="0055491F">
          <w:delText>For example, it is unlikely that an</w:delText>
        </w:r>
      </w:del>
      <w:del w:id="133" w:author="Robertson,Greg [St. John's]" w:date="2020-04-16T12:56:00Z">
        <w:r w:rsidDel="0055491F">
          <w:delText xml:space="preserve"> </w:delText>
        </w:r>
      </w:del>
      <w:del w:id="134" w:author="Robertson,Greg [St. John's]" w:date="2020-04-16T12:58:00Z">
        <w:r w:rsidDel="0055491F">
          <w:delText xml:space="preserve">individual </w:delText>
        </w:r>
      </w:del>
      <w:del w:id="135" w:author="Robertson,Greg [St. John's]" w:date="2020-04-16T12:55:00Z">
        <w:r w:rsidDel="0055491F">
          <w:delText xml:space="preserve">has </w:delText>
        </w:r>
      </w:del>
      <w:del w:id="136" w:author="Robertson,Greg [St. John's]" w:date="2020-04-16T12:58:00Z">
        <w:r w:rsidDel="0055491F">
          <w:delText>th</w:delText>
        </w:r>
      </w:del>
      <w:ins w:id="137" w:author="Robertson,Greg [St. John's]" w:date="2020-04-16T12:58:00Z">
        <w:r w:rsidR="0055491F">
          <w:t>th</w:t>
        </w:r>
      </w:ins>
      <w:r>
        <w:t>e time to fully review and recreate a particular analysis in its entirety</w:t>
      </w:r>
      <w:del w:id="138" w:author="Robertson,Greg [St. John's]" w:date="2020-04-16T12:58:00Z">
        <w:r w:rsidDel="0055491F">
          <w:delText xml:space="preserve"> </w:delText>
        </w:r>
      </w:del>
      <w:del w:id="139" w:author="Robertson,Greg [St. John's]" w:date="2020-04-16T12:57:00Z">
        <w:r w:rsidDel="0055491F">
          <w:delText xml:space="preserve">when </w:delText>
        </w:r>
      </w:del>
      <w:del w:id="140" w:author="Robertson,Greg [St. John's]" w:date="2020-04-16T12:58:00Z">
        <w:r w:rsidDel="0055491F">
          <w:delText>most participants are already overcommitted (Banks 2011)</w:delText>
        </w:r>
      </w:del>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w:t>
      </w:r>
      <w:r>
        <w:lastRenderedPageBreak/>
        <w:t xml:space="preserve">experience with the tools used to generate the results are not required to constructively and critically review </w:t>
      </w:r>
      <w:del w:id="141" w:author="Lewis, Keith" w:date="2020-04-16T08:00:00Z">
        <w:r w:rsidDel="00AF76A8">
          <w:delText xml:space="preserve">of </w:delText>
        </w:r>
      </w:del>
      <w:r>
        <w:t>the results presented in the dashboard.</w:t>
      </w:r>
    </w:p>
    <w:p w14:paraId="4BFE5828" w14:textId="77777777" w:rsidR="007245AA" w:rsidRDefault="00983A5B">
      <w:pPr>
        <w:pStyle w:val="Heading1"/>
      </w:pPr>
      <w:bookmarkStart w:id="142" w:name="conclusions"/>
      <w:r>
        <w:t>Conclusions</w:t>
      </w:r>
      <w:bookmarkEnd w:id="142"/>
    </w:p>
    <w:p w14:paraId="7788D0AB" w14:textId="44363024" w:rsidR="007245AA" w:rsidRDefault="00983A5B">
      <w:pPr>
        <w:pStyle w:val="FirstParagraph"/>
      </w:pPr>
      <w:r>
        <w:t>Visualizations play an important role in communicating fisheries science to a wide range of stakeholders (</w:t>
      </w:r>
      <w:proofErr w:type="spellStart"/>
      <w:r>
        <w:t>Levontin</w:t>
      </w:r>
      <w:proofErr w:type="spellEnd"/>
      <w:r>
        <w:t xml:space="preserve"> et al. 2017) and here we posit that interactive tools extend </w:t>
      </w:r>
      <w:del w:id="143" w:author="Lewis, Keith" w:date="2020-04-16T08:02:00Z">
        <w:r w:rsidDel="00835FC2">
          <w:delText xml:space="preserve">their </w:delText>
        </w:r>
      </w:del>
      <w:ins w:id="144" w:author="Lewis, Keith" w:date="2020-04-16T08:02:00Z">
        <w:r w:rsidR="00835FC2">
          <w:t xml:space="preserve">the </w:t>
        </w:r>
      </w:ins>
      <w:r>
        <w:t xml:space="preserve">utility </w:t>
      </w:r>
      <w:ins w:id="145" w:author="Lewis, Keith" w:date="2020-04-16T08:02:00Z">
        <w:r w:rsidR="00835FC2">
          <w:t xml:space="preserve">of data visualizations </w:t>
        </w:r>
      </w:ins>
      <w:r>
        <w:t>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 (</w:t>
      </w:r>
      <w:proofErr w:type="spellStart"/>
      <w:r>
        <w:t>McInerny</w:t>
      </w:r>
      <w:proofErr w:type="spellEnd"/>
      <w:r>
        <w:t xml:space="preserve"> et al. 2014),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the learning curve was relatively minor because there was no need to learn a new programming language (e.g. JavaScript, CSS, etc.). We can confirm that an R user can construct a basic dashboard within a day, using Supplement 1 as a guide, and a more custom dashboard in a matter of weeks. Moreover, a growing user base means that most programming issues can be readily addressed through simple internet searches. There are also a growing number of exemplars (Appendix A), beyond what we show here, to inspire the development of new interactive tools. Once over the initial learning curve, the time investment may not be much </w:t>
      </w:r>
      <w:r>
        <w:lastRenderedPageBreak/>
        <w:t xml:space="preserve">greater than one would invest </w:t>
      </w:r>
      <w:bookmarkStart w:id="146" w:name="_GoBack"/>
      <w:bookmarkEnd w:id="146"/>
      <w:r>
        <w:t>into a standard presentation. We expect the accessibility and quality of these tools to continue to improve as more people in the fisheries community develop and use interactive documents. It is our experience that the upfront</w:t>
      </w:r>
      <w:ins w:id="147" w:author="Regular, Paul" w:date="2020-04-16T22:45:00Z">
        <w:r w:rsidR="00B728CA">
          <w:t xml:space="preserve"> time</w:t>
        </w:r>
      </w:ins>
      <w:r>
        <w:t xml:space="preserve"> investment </w:t>
      </w:r>
      <w:del w:id="148" w:author="Regular, Paul" w:date="2020-04-16T22:45:00Z">
        <w:r w:rsidDel="00B728CA">
          <w:delText xml:space="preserve">in time </w:delText>
        </w:r>
      </w:del>
      <w:r>
        <w:t xml:space="preserve">has </w:t>
      </w:r>
      <w:del w:id="149" w:author="Regular, Paul" w:date="2020-04-16T22:44:00Z">
        <w:r w:rsidDel="00B728CA">
          <w:delText>already paid dividends in terms of</w:delText>
        </w:r>
      </w:del>
      <w:ins w:id="150" w:author="Regular, Paul" w:date="2020-04-16T22:44:00Z">
        <w:r w:rsidR="00B728CA">
          <w:t xml:space="preserve">been worthwhile considering </w:t>
        </w:r>
      </w:ins>
      <w:ins w:id="151" w:author="Regular, Paul" w:date="2020-04-16T22:48:00Z">
        <w:r w:rsidR="00EC1FA2">
          <w:t xml:space="preserve">the </w:t>
        </w:r>
      </w:ins>
      <w:ins w:id="152" w:author="Regular, Paul" w:date="2020-04-16T22:47:00Z">
        <w:r w:rsidR="00EC1FA2">
          <w:t>improved efficiency</w:t>
        </w:r>
      </w:ins>
      <w:del w:id="153" w:author="Regular, Paul" w:date="2020-04-16T22:47:00Z">
        <w:r w:rsidDel="00EC1FA2">
          <w:delText xml:space="preserve"> efficiencies</w:delText>
        </w:r>
      </w:del>
      <w:r>
        <w:t xml:space="preserve"> of delivering products for subsequent stock assessments, and in the quality of the data exploration and understanding.</w:t>
      </w:r>
    </w:p>
    <w:p w14:paraId="56BA1DAA" w14:textId="77777777" w:rsidR="007245AA" w:rsidRDefault="00983A5B">
      <w:pPr>
        <w:pStyle w:val="Heading1"/>
      </w:pPr>
      <w:bookmarkStart w:id="154" w:name="acknowledgements"/>
      <w:r>
        <w:t>Acknowledgements</w:t>
      </w:r>
      <w:bookmarkEnd w:id="154"/>
    </w:p>
    <w:p w14:paraId="3D10F22D" w14:textId="77777777" w:rsidR="007245AA" w:rsidRDefault="00983A5B">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w:t>
      </w:r>
      <w:proofErr w:type="spellStart"/>
      <w:r>
        <w:t>Carvalho</w:t>
      </w:r>
      <w:proofErr w:type="spellEnd"/>
      <w:r>
        <w:t xml:space="preserve">, Kelli Johnson, Colin Millar, Daniel </w:t>
      </w:r>
      <w:proofErr w:type="spellStart"/>
      <w:r>
        <w:t>Goethel</w:t>
      </w:r>
      <w:proofErr w:type="spellEnd"/>
      <w:r>
        <w:t xml:space="preserve"> and seven anonymous reviewers.</w:t>
      </w:r>
    </w:p>
    <w:p w14:paraId="4E278602" w14:textId="77777777" w:rsidR="007245AA" w:rsidRDefault="00983A5B">
      <w:pPr>
        <w:pStyle w:val="BodyText"/>
      </w:pPr>
      <w:r>
        <w:t xml:space="preserve">All code used to generate this paper, Supplement 1 (getting started dashboard) and Supplement 2 (NCAM explorer) are available at </w:t>
      </w:r>
      <w:hyperlink r:id="rId16">
        <w:r>
          <w:rPr>
            <w:rStyle w:val="Hyperlink"/>
          </w:rPr>
          <w:t>https://github.com/PaulRegular/interactive-stock-assessment</w:t>
        </w:r>
      </w:hyperlink>
      <w:r>
        <w:t>.</w:t>
      </w:r>
    </w:p>
    <w:p w14:paraId="5D4CD683" w14:textId="77777777" w:rsidR="007245AA" w:rsidRDefault="00983A5B">
      <w:pPr>
        <w:pStyle w:val="Heading1"/>
      </w:pPr>
      <w:bookmarkStart w:id="155" w:name="appendix-a"/>
      <w:r>
        <w:t>Appendix A</w:t>
      </w:r>
      <w:bookmarkEnd w:id="155"/>
    </w:p>
    <w:p w14:paraId="67CE4CFC" w14:textId="77777777" w:rsidR="007245AA" w:rsidRDefault="00983A5B">
      <w:pPr>
        <w:pStyle w:val="FirstParagraph"/>
      </w:pPr>
      <w:r>
        <w:t>Partial list of applications developed to explore and communicate marine and fisheries science:</w:t>
      </w:r>
    </w:p>
    <w:p w14:paraId="706C40E0" w14:textId="77777777" w:rsidR="007245AA" w:rsidRDefault="00983A5B">
      <w:pPr>
        <w:pStyle w:val="Compact"/>
        <w:numPr>
          <w:ilvl w:val="0"/>
          <w:numId w:val="15"/>
        </w:numPr>
      </w:pPr>
      <w:r>
        <w:t>Marine Aggregates Application (</w:t>
      </w:r>
      <w:hyperlink r:id="rId17">
        <w:r>
          <w:rPr>
            <w:rStyle w:val="Hyperlink"/>
          </w:rPr>
          <w:t>https://openscience.cefas.co.uk/ma_tool/</w:t>
        </w:r>
      </w:hyperlink>
      <w:r>
        <w:t>); a benthic-focused tool to assist with marine license application and compliance monitoring.</w:t>
      </w:r>
    </w:p>
    <w:p w14:paraId="0401CFB5" w14:textId="77777777" w:rsidR="007245AA" w:rsidRDefault="00983A5B">
      <w:pPr>
        <w:pStyle w:val="Compact"/>
        <w:numPr>
          <w:ilvl w:val="0"/>
          <w:numId w:val="15"/>
        </w:numPr>
      </w:pPr>
      <w:r>
        <w:t>Species Dashboard (</w:t>
      </w:r>
      <w:hyperlink r:id="rId18">
        <w:r>
          <w:rPr>
            <w:rStyle w:val="Hyperlink"/>
          </w:rPr>
          <w:t>https://shiny.marine.ie/speciesdash/</w:t>
        </w:r>
      </w:hyperlink>
      <w:r>
        <w:t>); a tool for exploring biological fisheries data collected in Irish waters</w:t>
      </w:r>
    </w:p>
    <w:p w14:paraId="548A0FD2" w14:textId="77777777" w:rsidR="007245AA" w:rsidRDefault="00983A5B">
      <w:pPr>
        <w:pStyle w:val="Compact"/>
        <w:numPr>
          <w:ilvl w:val="0"/>
          <w:numId w:val="15"/>
        </w:numPr>
      </w:pPr>
      <w:r>
        <w:t>The Stock Book (</w:t>
      </w:r>
      <w:hyperlink r:id="rId19">
        <w:r>
          <w:rPr>
            <w:rStyle w:val="Hyperlink"/>
          </w:rPr>
          <w:t>https://shiny.marine.ie/stockbook/</w:t>
        </w:r>
      </w:hyperlink>
      <w:r>
        <w:t>); a tool for accessing up-to-date information on the status of fish stocks in Irish waters.</w:t>
      </w:r>
    </w:p>
    <w:p w14:paraId="4F8DC68D" w14:textId="77777777" w:rsidR="007245AA" w:rsidRDefault="00983A5B">
      <w:pPr>
        <w:pStyle w:val="Compact"/>
        <w:numPr>
          <w:ilvl w:val="0"/>
          <w:numId w:val="15"/>
        </w:numPr>
      </w:pPr>
      <w:r>
        <w:t>Data-Limited Fisheries Toolkit demo (</w:t>
      </w:r>
      <w:hyperlink r:id="rId20">
        <w:r>
          <w:rPr>
            <w:rStyle w:val="Hyperlink"/>
          </w:rPr>
          <w:t>https://www.datalimitedtoolkit.org/demo</w:t>
        </w:r>
      </w:hyperlink>
      <w:r>
        <w:t>); an application for demonstrating the key features of the management strategy evaluation toolkit.</w:t>
      </w:r>
    </w:p>
    <w:p w14:paraId="0D06F235" w14:textId="77777777" w:rsidR="007245AA" w:rsidRDefault="00983A5B">
      <w:pPr>
        <w:pStyle w:val="Compact"/>
        <w:numPr>
          <w:ilvl w:val="0"/>
          <w:numId w:val="15"/>
        </w:numPr>
      </w:pPr>
      <w:r>
        <w:lastRenderedPageBreak/>
        <w:t>Toy Tuna MSE application (</w:t>
      </w:r>
      <w:hyperlink r:id="rId21">
        <w:r>
          <w:rPr>
            <w:rStyle w:val="Hyperlink"/>
          </w:rPr>
          <w:t>https://puntapps.shinyapps.io/tunamse/</w:t>
        </w:r>
      </w:hyperlink>
      <w:r>
        <w:t>); a toy MSE example built to allow users to enter various management procedures and assess their performance.</w:t>
      </w:r>
    </w:p>
    <w:p w14:paraId="5E868CB4" w14:textId="77777777" w:rsidR="007245AA" w:rsidRDefault="00983A5B">
      <w:pPr>
        <w:pStyle w:val="Compact"/>
        <w:numPr>
          <w:ilvl w:val="0"/>
          <w:numId w:val="15"/>
        </w:numPr>
      </w:pPr>
      <w:r>
        <w:t xml:space="preserve">Exploring </w:t>
      </w:r>
      <w:proofErr w:type="spellStart"/>
      <w:r>
        <w:t>Groundfish</w:t>
      </w:r>
      <w:proofErr w:type="spellEnd"/>
      <w:r>
        <w:t xml:space="preserve"> in an Ecosystem Context (</w:t>
      </w:r>
      <w:hyperlink r:id="rId22">
        <w:r>
          <w:rPr>
            <w:rStyle w:val="Hyperlink"/>
          </w:rPr>
          <w:t>https://incorporatingecosystemapproach.shinyapps.io/indiapp/</w:t>
        </w:r>
      </w:hyperlink>
      <w:r>
        <w:t>); a tool accessing results from an analysis exploring links between stock indices and ecosystem trends.</w:t>
      </w:r>
    </w:p>
    <w:p w14:paraId="6AD0D118" w14:textId="77777777" w:rsidR="007245AA" w:rsidRDefault="00983A5B">
      <w:pPr>
        <w:pStyle w:val="Compact"/>
        <w:numPr>
          <w:ilvl w:val="0"/>
          <w:numId w:val="15"/>
        </w:numPr>
      </w:pPr>
      <w:proofErr w:type="spellStart"/>
      <w:r>
        <w:t>EcoCast</w:t>
      </w:r>
      <w:proofErr w:type="spellEnd"/>
      <w:r>
        <w:t xml:space="preserve"> Explorer (</w:t>
      </w:r>
      <w:hyperlink r:id="rId23">
        <w:r>
          <w:rPr>
            <w:rStyle w:val="Hyperlink"/>
          </w:rPr>
          <w:t>https://coastwatch.pfeg.noaa.gov/ecocast/explorer.html</w:t>
        </w:r>
      </w:hyperlink>
      <w:r>
        <w:t>); an application for displaying results from a dynamic ocean management tool focused on bycatch avoidance (see Hazen et al. 2018 for more detail).</w:t>
      </w:r>
    </w:p>
    <w:p w14:paraId="67F281A6" w14:textId="77777777" w:rsidR="007245AA" w:rsidRDefault="00983A5B">
      <w:pPr>
        <w:pStyle w:val="Compact"/>
        <w:numPr>
          <w:ilvl w:val="0"/>
          <w:numId w:val="15"/>
        </w:numPr>
      </w:pPr>
      <w:r>
        <w:t xml:space="preserve">B-VBGM! Bayesian Von </w:t>
      </w:r>
      <w:proofErr w:type="spellStart"/>
      <w:r>
        <w:t>Bertalanffy</w:t>
      </w:r>
      <w:proofErr w:type="spellEnd"/>
      <w:r>
        <w:t xml:space="preserve"> Growth Model tool (</w:t>
      </w:r>
      <w:hyperlink r:id="rId24">
        <w:r>
          <w:rPr>
            <w:rStyle w:val="Hyperlink"/>
          </w:rPr>
          <w:t>https://fishecology.shinyapps.io/B-VBGM/</w:t>
        </w:r>
      </w:hyperlink>
      <w:r>
        <w:t xml:space="preserve">); a supplement </w:t>
      </w:r>
      <w:proofErr w:type="spellStart"/>
      <w:r>
        <w:t>Catalán</w:t>
      </w:r>
      <w:proofErr w:type="spellEnd"/>
      <w:r>
        <w:t xml:space="preserve"> et al. (2018) that facilitates the exploration of the model described in the paper.</w:t>
      </w:r>
    </w:p>
    <w:p w14:paraId="5D64A7ED" w14:textId="77777777" w:rsidR="007245AA" w:rsidRDefault="00983A5B">
      <w:pPr>
        <w:pStyle w:val="Compact"/>
        <w:numPr>
          <w:ilvl w:val="0"/>
          <w:numId w:val="15"/>
        </w:numPr>
      </w:pPr>
      <w:r>
        <w:t>Beyond Temperature tool (</w:t>
      </w:r>
      <w:hyperlink r:id="rId25">
        <w:r>
          <w:rPr>
            <w:rStyle w:val="Hyperlink"/>
          </w:rPr>
          <w:t>https://heatherwelch.shinyapps.io/beyond_temperature/</w:t>
        </w:r>
      </w:hyperlink>
      <w:r>
        <w:t xml:space="preserve">); a supplement to McHenry et al. (2019) that allows the exploration of habitat suitability </w:t>
      </w:r>
      <w:proofErr w:type="spellStart"/>
      <w:r>
        <w:t>hindcasts</w:t>
      </w:r>
      <w:proofErr w:type="spellEnd"/>
      <w:r>
        <w:t xml:space="preserve"> and projections by species and model type.</w:t>
      </w:r>
    </w:p>
    <w:p w14:paraId="798B1B24" w14:textId="77777777" w:rsidR="007245AA" w:rsidRDefault="00983A5B">
      <w:pPr>
        <w:pStyle w:val="Compact"/>
        <w:numPr>
          <w:ilvl w:val="0"/>
          <w:numId w:val="15"/>
        </w:numPr>
      </w:pPr>
      <w:proofErr w:type="spellStart"/>
      <w:r>
        <w:t>BRSApp</w:t>
      </w:r>
      <w:proofErr w:type="spellEnd"/>
      <w:r>
        <w:t xml:space="preserve"> (</w:t>
      </w:r>
      <w:hyperlink r:id="rId26">
        <w:r>
          <w:rPr>
            <w:rStyle w:val="Hyperlink"/>
          </w:rPr>
          <w:t>https://catalinagomez.shinyapps.io/BRSApp/</w:t>
        </w:r>
      </w:hyperlink>
      <w:r>
        <w:t xml:space="preserve">); a supplement to Gomez et al. (2016) that allows the exploration of </w:t>
      </w:r>
      <w:proofErr w:type="spellStart"/>
      <w:r>
        <w:t>behavioural</w:t>
      </w:r>
      <w:proofErr w:type="spellEnd"/>
      <w:r>
        <w:t xml:space="preserve"> response severity scores of marine mammals to noise.</w:t>
      </w:r>
    </w:p>
    <w:p w14:paraId="689D316E" w14:textId="77777777" w:rsidR="007245AA" w:rsidRDefault="00983A5B">
      <w:pPr>
        <w:pStyle w:val="Compact"/>
        <w:numPr>
          <w:ilvl w:val="0"/>
          <w:numId w:val="15"/>
        </w:numPr>
      </w:pPr>
      <w:r>
        <w:t>VISA tool (e.g. </w:t>
      </w:r>
      <w:hyperlink r:id="rId27" w:anchor="ices_advice_2018">
        <w:r>
          <w:rPr>
            <w:rStyle w:val="Hyperlink"/>
          </w:rPr>
          <w:t>https://ices-tools-dev.github.io/VISA_tool/hke.27.3a46-8abd.html#ices_advice_2018</w:t>
        </w:r>
      </w:hyperlink>
      <w:r>
        <w:t>); an alternative to pdf files for displaying and exploring up-to-date ICES advice (developed to meet an “EU request on dissemination of ICES advice beyond pdf files”; ICES 2018).</w:t>
      </w:r>
    </w:p>
    <w:p w14:paraId="717E44D1" w14:textId="77777777" w:rsidR="007245AA" w:rsidRDefault="00983A5B">
      <w:pPr>
        <w:pStyle w:val="Heading1"/>
      </w:pPr>
      <w:bookmarkStart w:id="156" w:name="references"/>
      <w:r>
        <w:t>References</w:t>
      </w:r>
      <w:bookmarkEnd w:id="156"/>
    </w:p>
    <w:p w14:paraId="1422E96F" w14:textId="77777777" w:rsidR="007245AA" w:rsidRDefault="00983A5B">
      <w:pPr>
        <w:pStyle w:val="Bibliography"/>
      </w:pPr>
      <w:bookmarkStart w:id="157" w:name="ref-allaire2017"/>
      <w:bookmarkStart w:id="158" w:name="refs"/>
      <w:proofErr w:type="spellStart"/>
      <w:r>
        <w:t>Allaire</w:t>
      </w:r>
      <w:proofErr w:type="spellEnd"/>
      <w:r>
        <w:t xml:space="preserve">, J. 2017. </w:t>
      </w:r>
      <w:proofErr w:type="spellStart"/>
      <w:r>
        <w:t>Flexdashboard</w:t>
      </w:r>
      <w:proofErr w:type="spellEnd"/>
      <w:r>
        <w:t xml:space="preserve">: R markdown format for flexible dashboards. Available from </w:t>
      </w:r>
      <w:hyperlink r:id="rId28">
        <w:r>
          <w:rPr>
            <w:rStyle w:val="Hyperlink"/>
          </w:rPr>
          <w:t>https://CRAN.R-project.org/package=flexdashboard</w:t>
        </w:r>
      </w:hyperlink>
      <w:r>
        <w:t>.</w:t>
      </w:r>
    </w:p>
    <w:p w14:paraId="1A620332" w14:textId="77777777" w:rsidR="007245AA" w:rsidRDefault="00983A5B">
      <w:pPr>
        <w:pStyle w:val="Bibliography"/>
      </w:pPr>
      <w:bookmarkStart w:id="159" w:name="ref-allaire2018"/>
      <w:bookmarkEnd w:id="157"/>
      <w:proofErr w:type="spellStart"/>
      <w:r>
        <w:t>Allaire</w:t>
      </w:r>
      <w:proofErr w:type="spellEnd"/>
      <w:r>
        <w:t xml:space="preserve">, J., Horner, J., </w:t>
      </w:r>
      <w:proofErr w:type="spellStart"/>
      <w:r>
        <w:t>Xie</w:t>
      </w:r>
      <w:proofErr w:type="spellEnd"/>
      <w:r>
        <w:t xml:space="preserve">, Y., Marti, V., and Porte, N. 2018. Markdown: ’Markdown’ rendering for r. Available from </w:t>
      </w:r>
      <w:hyperlink r:id="rId29">
        <w:r>
          <w:rPr>
            <w:rStyle w:val="Hyperlink"/>
          </w:rPr>
          <w:t>https://CRAN.R-project.org/package=markdown</w:t>
        </w:r>
      </w:hyperlink>
      <w:r>
        <w:t>.</w:t>
      </w:r>
    </w:p>
    <w:p w14:paraId="3D214DA9" w14:textId="77777777" w:rsidR="007245AA" w:rsidRDefault="00983A5B">
      <w:pPr>
        <w:pStyle w:val="Bibliography"/>
      </w:pPr>
      <w:bookmarkStart w:id="160" w:name="ref-anderson2020"/>
      <w:bookmarkEnd w:id="159"/>
      <w:r>
        <w:t xml:space="preserve">Anderson, S.C., Grandin, C., Edwards, A.M., Grinnell, M.H., Ricard, D., and Haigh, R. 2020. </w:t>
      </w:r>
      <w:proofErr w:type="spellStart"/>
      <w:r>
        <w:t>csasdown</w:t>
      </w:r>
      <w:proofErr w:type="spellEnd"/>
      <w:r>
        <w:t xml:space="preserve">: Reproducible CSAS reports with </w:t>
      </w:r>
      <w:proofErr w:type="spellStart"/>
      <w:r>
        <w:t>bookdown</w:t>
      </w:r>
      <w:proofErr w:type="spellEnd"/>
      <w:r>
        <w:t xml:space="preserve">. Available from </w:t>
      </w:r>
      <w:hyperlink r:id="rId30">
        <w:r>
          <w:rPr>
            <w:rStyle w:val="Hyperlink"/>
          </w:rPr>
          <w:t>https://github.com/pbs-assess/csasdown</w:t>
        </w:r>
      </w:hyperlink>
      <w:r>
        <w:t>.</w:t>
      </w:r>
    </w:p>
    <w:p w14:paraId="41AD2496" w14:textId="77777777" w:rsidR="007245AA" w:rsidRDefault="00983A5B">
      <w:pPr>
        <w:pStyle w:val="Bibliography"/>
      </w:pPr>
      <w:bookmarkStart w:id="161" w:name="ref-banks2011"/>
      <w:bookmarkEnd w:id="160"/>
      <w:r>
        <w:t xml:space="preserve">Banks, D. 2011. Reproducible research: A range of response. Statistics, Politics, and Policy </w:t>
      </w:r>
      <w:r>
        <w:rPr>
          <w:b/>
        </w:rPr>
        <w:t>2</w:t>
      </w:r>
      <w:r>
        <w:t xml:space="preserve">(1): 4. </w:t>
      </w:r>
      <w:proofErr w:type="spellStart"/>
      <w:r>
        <w:t>bepress</w:t>
      </w:r>
      <w:proofErr w:type="spellEnd"/>
      <w:r>
        <w:t>.</w:t>
      </w:r>
    </w:p>
    <w:p w14:paraId="2A616051" w14:textId="77777777" w:rsidR="007245AA" w:rsidRDefault="00983A5B">
      <w:pPr>
        <w:pStyle w:val="Bibliography"/>
      </w:pPr>
      <w:bookmarkStart w:id="162" w:name="ref-cadigan2016"/>
      <w:bookmarkEnd w:id="161"/>
      <w:r>
        <w:lastRenderedPageBreak/>
        <w:t xml:space="preserve">Cadigan, N.G. 2016. A state-space stock assessment model for northern cod, including under-reported catches and variable natural mortality rates. Canadian Journal of Fisheries and Aquatic Sciences </w:t>
      </w:r>
      <w:r>
        <w:rPr>
          <w:b/>
        </w:rPr>
        <w:t>73</w:t>
      </w:r>
      <w:r>
        <w:t>(2): 296–308. NRC Research Press.</w:t>
      </w:r>
    </w:p>
    <w:p w14:paraId="74B8C463" w14:textId="77777777" w:rsidR="007245AA" w:rsidRDefault="00983A5B">
      <w:pPr>
        <w:pStyle w:val="Bibliography"/>
      </w:pPr>
      <w:bookmarkStart w:id="163" w:name="ref-catalan2018"/>
      <w:bookmarkEnd w:id="162"/>
      <w:proofErr w:type="spellStart"/>
      <w:r>
        <w:t>Catalán</w:t>
      </w:r>
      <w:proofErr w:type="spellEnd"/>
      <w:r>
        <w:t xml:space="preserve">, I.A., </w:t>
      </w:r>
      <w:proofErr w:type="spellStart"/>
      <w:r>
        <w:t>Alós</w:t>
      </w:r>
      <w:proofErr w:type="spellEnd"/>
      <w:r>
        <w:t xml:space="preserve">, J., </w:t>
      </w:r>
      <w:proofErr w:type="spellStart"/>
      <w:r>
        <w:t>Dı́az-Gil</w:t>
      </w:r>
      <w:proofErr w:type="spellEnd"/>
      <w:r>
        <w:t>, C., Pérez-</w:t>
      </w:r>
      <w:proofErr w:type="spellStart"/>
      <w:r>
        <w:t>Mayol</w:t>
      </w:r>
      <w:proofErr w:type="spellEnd"/>
      <w:r>
        <w:t xml:space="preserve">, S., </w:t>
      </w:r>
      <w:proofErr w:type="spellStart"/>
      <w:r>
        <w:t>Basterretxea</w:t>
      </w:r>
      <w:proofErr w:type="spellEnd"/>
      <w:r>
        <w:t xml:space="preserve">, G., Morales-Nin, B., and Palmer, M. 2018. Potential fishing-related effects on fish life history revealed by otolith microchemistry. Fisheries Research </w:t>
      </w:r>
      <w:r>
        <w:rPr>
          <w:b/>
        </w:rPr>
        <w:t>199</w:t>
      </w:r>
      <w:r>
        <w:t>: 186–195. Elsevier.</w:t>
      </w:r>
    </w:p>
    <w:p w14:paraId="6F52F64F" w14:textId="77777777" w:rsidR="007245AA" w:rsidRDefault="00983A5B">
      <w:pPr>
        <w:pStyle w:val="Bibliography"/>
      </w:pPr>
      <w:bookmarkStart w:id="164" w:name="ref-chang2018b"/>
      <w:bookmarkEnd w:id="163"/>
      <w:r>
        <w:t xml:space="preserve">Chang, W., and Borges Ribeiro, B. 2018. </w:t>
      </w:r>
      <w:proofErr w:type="spellStart"/>
      <w:r>
        <w:t>Shinydashboard</w:t>
      </w:r>
      <w:proofErr w:type="spellEnd"/>
      <w:r>
        <w:t xml:space="preserve">: Create dashboards with ’shiny’. Available from </w:t>
      </w:r>
      <w:hyperlink r:id="rId31">
        <w:r>
          <w:rPr>
            <w:rStyle w:val="Hyperlink"/>
          </w:rPr>
          <w:t>https://CRAN.R-project.org/package=shinydashboard</w:t>
        </w:r>
      </w:hyperlink>
      <w:r>
        <w:t>.</w:t>
      </w:r>
    </w:p>
    <w:p w14:paraId="5CC027B6" w14:textId="77777777" w:rsidR="007245AA" w:rsidRDefault="00983A5B">
      <w:pPr>
        <w:pStyle w:val="Bibliography"/>
      </w:pPr>
      <w:bookmarkStart w:id="165" w:name="ref-chang2018a"/>
      <w:bookmarkEnd w:id="164"/>
      <w:r>
        <w:t xml:space="preserve">Chang, W., Cheng, J., </w:t>
      </w:r>
      <w:proofErr w:type="spellStart"/>
      <w:r>
        <w:t>Allaire</w:t>
      </w:r>
      <w:proofErr w:type="spellEnd"/>
      <w:r>
        <w:t xml:space="preserve">, J., </w:t>
      </w:r>
      <w:proofErr w:type="spellStart"/>
      <w:r>
        <w:t>Xie</w:t>
      </w:r>
      <w:proofErr w:type="spellEnd"/>
      <w:r>
        <w:t xml:space="preserve">, Y., and McPherson, J. 2018. Shiny: Web application framework for r. Available from </w:t>
      </w:r>
      <w:hyperlink r:id="rId32">
        <w:r>
          <w:rPr>
            <w:rStyle w:val="Hyperlink"/>
          </w:rPr>
          <w:t>https://CRAN.R-project.org/package=shiny</w:t>
        </w:r>
      </w:hyperlink>
      <w:r>
        <w:t>.</w:t>
      </w:r>
    </w:p>
    <w:p w14:paraId="52C06A6D" w14:textId="77777777" w:rsidR="007245AA" w:rsidRDefault="00983A5B">
      <w:pPr>
        <w:pStyle w:val="Bibliography"/>
      </w:pPr>
      <w:bookmarkStart w:id="166" w:name="ref-cheng2016"/>
      <w:bookmarkEnd w:id="165"/>
      <w:r>
        <w:t xml:space="preserve">Cheng, J. 2016. Crosstalk: Inter-widget interactivity for html widgets. Available from </w:t>
      </w:r>
      <w:hyperlink r:id="rId33">
        <w:r>
          <w:rPr>
            <w:rStyle w:val="Hyperlink"/>
          </w:rPr>
          <w:t>https://CRAN.R-project.org/package=crosstalk</w:t>
        </w:r>
      </w:hyperlink>
      <w:r>
        <w:t>.</w:t>
      </w:r>
    </w:p>
    <w:p w14:paraId="3ABFB45C" w14:textId="77777777" w:rsidR="007245AA" w:rsidRDefault="00983A5B">
      <w:pPr>
        <w:pStyle w:val="Bibliography"/>
      </w:pPr>
      <w:bookmarkStart w:id="167" w:name="ref-cheng2018"/>
      <w:bookmarkEnd w:id="166"/>
      <w:r>
        <w:t xml:space="preserve">Cheng, J., </w:t>
      </w:r>
      <w:proofErr w:type="spellStart"/>
      <w:r>
        <w:t>Karambelkar</w:t>
      </w:r>
      <w:proofErr w:type="spellEnd"/>
      <w:r>
        <w:t xml:space="preserve">, B., and </w:t>
      </w:r>
      <w:proofErr w:type="spellStart"/>
      <w:r>
        <w:t>Xie</w:t>
      </w:r>
      <w:proofErr w:type="spellEnd"/>
      <w:r>
        <w:t xml:space="preserve">, Y. 2018. Leaflet: Create interactive web maps with the </w:t>
      </w:r>
      <w:proofErr w:type="spellStart"/>
      <w:r>
        <w:t>javascript</w:t>
      </w:r>
      <w:proofErr w:type="spellEnd"/>
      <w:r>
        <w:t xml:space="preserve"> ’leaflet’ library. Available from </w:t>
      </w:r>
      <w:hyperlink r:id="rId34">
        <w:r>
          <w:rPr>
            <w:rStyle w:val="Hyperlink"/>
          </w:rPr>
          <w:t>https://CRAN.R-project.org/package=leaflet</w:t>
        </w:r>
      </w:hyperlink>
      <w:r>
        <w:t>.</w:t>
      </w:r>
    </w:p>
    <w:p w14:paraId="67770250" w14:textId="77777777" w:rsidR="007245AA" w:rsidRDefault="00983A5B">
      <w:pPr>
        <w:pStyle w:val="Bibliography"/>
      </w:pPr>
      <w:bookmarkStart w:id="168" w:name="ref-dwyer2019"/>
      <w:bookmarkEnd w:id="167"/>
      <w:r>
        <w:t xml:space="preserve">Dwyer, K., </w:t>
      </w:r>
      <w:proofErr w:type="spellStart"/>
      <w:r>
        <w:t>Brattey</w:t>
      </w:r>
      <w:proofErr w:type="spellEnd"/>
      <w:r>
        <w:t>, J., Cadigan, N., Healey, B., Ings, D., Lee, E., Maddock Parsons, D., Morgan, M., Regular, P., and Rideout, R. 2019. Assessment of the northern cod (</w:t>
      </w:r>
      <w:proofErr w:type="spellStart"/>
      <w:r>
        <w:rPr>
          <w:i/>
        </w:rPr>
        <w:t>Gadus</w:t>
      </w:r>
      <w:proofErr w:type="spellEnd"/>
      <w:r>
        <w:rPr>
          <w:i/>
        </w:rPr>
        <w:t xml:space="preserve"> </w:t>
      </w:r>
      <w:proofErr w:type="spellStart"/>
      <w:r>
        <w:rPr>
          <w:i/>
        </w:rPr>
        <w:t>morhua</w:t>
      </w:r>
      <w:proofErr w:type="spellEnd"/>
      <w:r>
        <w:t xml:space="preserve">) stock in </w:t>
      </w:r>
      <w:proofErr w:type="spellStart"/>
      <w:r>
        <w:t>nafo</w:t>
      </w:r>
      <w:proofErr w:type="spellEnd"/>
      <w:r>
        <w:t xml:space="preserve"> divisions 2J3KL in 2018. DFO Can. Sci. </w:t>
      </w:r>
      <w:proofErr w:type="spellStart"/>
      <w:r>
        <w:t>Advis</w:t>
      </w:r>
      <w:proofErr w:type="spellEnd"/>
      <w:r>
        <w:t xml:space="preserve">. Sec. Res. Doc. </w:t>
      </w:r>
      <w:r>
        <w:rPr>
          <w:b/>
        </w:rPr>
        <w:t>2019/</w:t>
      </w:r>
      <w:proofErr w:type="spellStart"/>
      <w:r>
        <w:rPr>
          <w:b/>
        </w:rPr>
        <w:t>nnn</w:t>
      </w:r>
      <w:proofErr w:type="spellEnd"/>
      <w:r>
        <w:t>: v + 126p.</w:t>
      </w:r>
    </w:p>
    <w:p w14:paraId="5BA0AF8C" w14:textId="77777777" w:rsidR="007245AA" w:rsidRDefault="00983A5B">
      <w:pPr>
        <w:pStyle w:val="Bibliography"/>
      </w:pPr>
      <w:bookmarkStart w:id="169" w:name="ref-fisherkeller1988"/>
      <w:bookmarkEnd w:id="168"/>
      <w:proofErr w:type="spellStart"/>
      <w:r>
        <w:t>Fisherkeller</w:t>
      </w:r>
      <w:proofErr w:type="spellEnd"/>
      <w:r>
        <w:t>, M.A., Friedman, J.H., and Tukey, J.W. 1988. PRIM-9: An interactive multidimensional data display and analysis system. Dynamic Graphics for Statistics: 91–109. Wadsworth &amp; Brooks/Cole.</w:t>
      </w:r>
    </w:p>
    <w:p w14:paraId="3E7B6AB2" w14:textId="77777777" w:rsidR="007245AA" w:rsidRDefault="00983A5B">
      <w:pPr>
        <w:pStyle w:val="Bibliography"/>
      </w:pPr>
      <w:bookmarkStart w:id="170" w:name="ref-fomel2009"/>
      <w:bookmarkEnd w:id="169"/>
      <w:proofErr w:type="spellStart"/>
      <w:r>
        <w:lastRenderedPageBreak/>
        <w:t>Fomel</w:t>
      </w:r>
      <w:proofErr w:type="spellEnd"/>
      <w:r>
        <w:t xml:space="preserve">, S., and </w:t>
      </w:r>
      <w:proofErr w:type="spellStart"/>
      <w:r>
        <w:t>Claerbout</w:t>
      </w:r>
      <w:proofErr w:type="spellEnd"/>
      <w:r>
        <w:t xml:space="preserve">, J.F. 2009. Reproducible research. Computing in Science &amp; Engineering </w:t>
      </w:r>
      <w:r>
        <w:rPr>
          <w:b/>
        </w:rPr>
        <w:t>11</w:t>
      </w:r>
      <w:r>
        <w:t>(1): 5. IEEE Computer Society.</w:t>
      </w:r>
    </w:p>
    <w:p w14:paraId="1FB90A87" w14:textId="77777777" w:rsidR="007245AA" w:rsidRDefault="00983A5B">
      <w:pPr>
        <w:pStyle w:val="Bibliography"/>
      </w:pPr>
      <w:bookmarkStart w:id="171" w:name="ref-fournier2012"/>
      <w:bookmarkEnd w:id="170"/>
      <w:r>
        <w:t xml:space="preserve">Fournier, D.A., </w:t>
      </w:r>
      <w:proofErr w:type="spellStart"/>
      <w:r>
        <w:t>Skaug</w:t>
      </w:r>
      <w:proofErr w:type="spellEnd"/>
      <w:r>
        <w:t xml:space="preserve">, H.J., Ancheta, J., </w:t>
      </w:r>
      <w:proofErr w:type="spellStart"/>
      <w:r>
        <w:t>Ianelli</w:t>
      </w:r>
      <w:proofErr w:type="spellEnd"/>
      <w:r>
        <w:t xml:space="preserve">, J., Magnusson, A., Maunder, M.N., Nielsen, A., and </w:t>
      </w:r>
      <w:proofErr w:type="spellStart"/>
      <w:r>
        <w:t>Sibert</w:t>
      </w:r>
      <w:proofErr w:type="spellEnd"/>
      <w:r>
        <w:t xml:space="preserve">, J. 2012. AD model builder: Using automatic differentiation for statistical inference of highly parameterized complex nonlinear models. Optimization Methods and Software </w:t>
      </w:r>
      <w:r>
        <w:rPr>
          <w:b/>
        </w:rPr>
        <w:t>27</w:t>
      </w:r>
      <w:r>
        <w:t>(2): 233–249. Taylor &amp; Francis.</w:t>
      </w:r>
    </w:p>
    <w:p w14:paraId="18D5AB0C" w14:textId="77777777" w:rsidR="007245AA" w:rsidRDefault="00983A5B">
      <w:pPr>
        <w:pStyle w:val="Bibliography"/>
      </w:pPr>
      <w:bookmarkStart w:id="172" w:name="ref-gelman2014"/>
      <w:bookmarkEnd w:id="171"/>
      <w:proofErr w:type="spellStart"/>
      <w:r>
        <w:t>Gelman</w:t>
      </w:r>
      <w:proofErr w:type="spellEnd"/>
      <w:r>
        <w:t xml:space="preserve">, A., and </w:t>
      </w:r>
      <w:proofErr w:type="spellStart"/>
      <w:r>
        <w:t>Loken</w:t>
      </w:r>
      <w:proofErr w:type="spellEnd"/>
      <w:r>
        <w:t xml:space="preserve">, E. 2014. The statistical crisis in science. American Scientist </w:t>
      </w:r>
      <w:r>
        <w:rPr>
          <w:b/>
        </w:rPr>
        <w:t>102</w:t>
      </w:r>
      <w:r>
        <w:t>: 460. doi:</w:t>
      </w:r>
      <w:hyperlink r:id="rId35">
        <w:r>
          <w:rPr>
            <w:rStyle w:val="Hyperlink"/>
          </w:rPr>
          <w:t>10.1511/2014.111.460</w:t>
        </w:r>
      </w:hyperlink>
      <w:r>
        <w:t>.</w:t>
      </w:r>
    </w:p>
    <w:p w14:paraId="580FA235" w14:textId="77777777" w:rsidR="007245AA" w:rsidRDefault="00983A5B">
      <w:pPr>
        <w:pStyle w:val="Bibliography"/>
      </w:pPr>
      <w:bookmarkStart w:id="173" w:name="ref-goethel2019"/>
      <w:bookmarkEnd w:id="172"/>
      <w:proofErr w:type="spellStart"/>
      <w:r>
        <w:t>Goethel</w:t>
      </w:r>
      <w:proofErr w:type="spellEnd"/>
      <w:r>
        <w:t xml:space="preserve">, D.R., Lucey, S.M., Berger, A.M., </w:t>
      </w:r>
      <w:proofErr w:type="spellStart"/>
      <w:r>
        <w:t>Gaichas</w:t>
      </w:r>
      <w:proofErr w:type="spellEnd"/>
      <w:r>
        <w:t xml:space="preserve">, S.K., Karp, M.A., Lynch, P.D., Walter III, J.F., </w:t>
      </w:r>
      <w:proofErr w:type="spellStart"/>
      <w:r>
        <w:t>Deroba</w:t>
      </w:r>
      <w:proofErr w:type="spellEnd"/>
      <w:r>
        <w:t xml:space="preserve">, J.J., Miller, S., and </w:t>
      </w:r>
      <w:proofErr w:type="spellStart"/>
      <w:r>
        <w:t>Wilberg</w:t>
      </w:r>
      <w:proofErr w:type="spellEnd"/>
      <w:r>
        <w:t xml:space="preserve">, M.J. 2019. Closing the feedback loop: On stakeholder participation in management strategy evaluation. Canadian Journal of Fisheries and Aquatic Sciences </w:t>
      </w:r>
      <w:r>
        <w:rPr>
          <w:b/>
        </w:rPr>
        <w:t>76</w:t>
      </w:r>
      <w:r>
        <w:t>(10): 1895–1913. NRC Research Press.</w:t>
      </w:r>
    </w:p>
    <w:p w14:paraId="6ACEA398" w14:textId="77777777" w:rsidR="007245AA" w:rsidRDefault="00983A5B">
      <w:pPr>
        <w:pStyle w:val="Bibliography"/>
      </w:pPr>
      <w:bookmarkStart w:id="174" w:name="ref-gomez2016"/>
      <w:bookmarkEnd w:id="173"/>
      <w:r>
        <w:t xml:space="preserve">Gomez, C., Lawson, J., Wright, A.J., Buren, A., </w:t>
      </w:r>
      <w:proofErr w:type="spellStart"/>
      <w:r>
        <w:t>Tollit</w:t>
      </w:r>
      <w:proofErr w:type="spellEnd"/>
      <w:r>
        <w:t xml:space="preserve">, D., and Lesage, V. 2016. A systematic review on the </w:t>
      </w:r>
      <w:proofErr w:type="spellStart"/>
      <w:r>
        <w:t>behavioural</w:t>
      </w:r>
      <w:proofErr w:type="spellEnd"/>
      <w:r>
        <w:t xml:space="preserve"> responses of wild marine mammals to noise: The disparity between science and policy. Canadian Journal of Zoology </w:t>
      </w:r>
      <w:r>
        <w:rPr>
          <w:b/>
        </w:rPr>
        <w:t>94</w:t>
      </w:r>
      <w:r>
        <w:t>(12): 801–819. NRC Research Press.</w:t>
      </w:r>
    </w:p>
    <w:p w14:paraId="1466DDFB" w14:textId="77777777" w:rsidR="007245AA" w:rsidRDefault="00983A5B">
      <w:pPr>
        <w:pStyle w:val="Bibliography"/>
      </w:pPr>
      <w:bookmarkStart w:id="175" w:name="ref-hampton2015"/>
      <w:bookmarkEnd w:id="174"/>
      <w:r>
        <w:t xml:space="preserve">Hampton, S.E., Anderson, S.S., </w:t>
      </w:r>
      <w:proofErr w:type="spellStart"/>
      <w:r>
        <w:t>Bagby</w:t>
      </w:r>
      <w:proofErr w:type="spellEnd"/>
      <w:r>
        <w:t xml:space="preserve">, S.C., </w:t>
      </w:r>
      <w:proofErr w:type="spellStart"/>
      <w:r>
        <w:t>Gries</w:t>
      </w:r>
      <w:proofErr w:type="spellEnd"/>
      <w:r>
        <w:t xml:space="preserve">, C., Han, X., Hart, E.M., Jones, M.B., </w:t>
      </w:r>
      <w:proofErr w:type="spellStart"/>
      <w:r>
        <w:t>Lenhardt</w:t>
      </w:r>
      <w:proofErr w:type="spellEnd"/>
      <w:r>
        <w:t xml:space="preserve">, W.C., MacDonald, A., Michener, W.K., </w:t>
      </w:r>
      <w:proofErr w:type="spellStart"/>
      <w:r>
        <w:t>Mudge</w:t>
      </w:r>
      <w:proofErr w:type="spellEnd"/>
      <w:r>
        <w:t xml:space="preserve">, J., </w:t>
      </w:r>
      <w:proofErr w:type="spellStart"/>
      <w:r>
        <w:t>Pourmokhtarian</w:t>
      </w:r>
      <w:proofErr w:type="spellEnd"/>
      <w:r>
        <w:t xml:space="preserve">, A., </w:t>
      </w:r>
      <w:proofErr w:type="spellStart"/>
      <w:r>
        <w:t>Schildhauer</w:t>
      </w:r>
      <w:proofErr w:type="spellEnd"/>
      <w:r>
        <w:t xml:space="preserve">, M.P., Woo, K.H., and Zimmerman, N. 2015. The </w:t>
      </w:r>
      <w:proofErr w:type="spellStart"/>
      <w:r>
        <w:t>tao</w:t>
      </w:r>
      <w:proofErr w:type="spellEnd"/>
      <w:r>
        <w:t xml:space="preserve"> of open science for ecology. Ecosphere </w:t>
      </w:r>
      <w:r>
        <w:rPr>
          <w:b/>
        </w:rPr>
        <w:t>6</w:t>
      </w:r>
      <w:r>
        <w:t>(7): 1–13.</w:t>
      </w:r>
    </w:p>
    <w:p w14:paraId="495E9F0E" w14:textId="77777777" w:rsidR="007245AA" w:rsidRDefault="00983A5B">
      <w:pPr>
        <w:pStyle w:val="Bibliography"/>
      </w:pPr>
      <w:bookmarkStart w:id="176" w:name="ref-hampton2013"/>
      <w:bookmarkEnd w:id="175"/>
      <w:r>
        <w:lastRenderedPageBreak/>
        <w:t xml:space="preserve">Hampton, S.E., </w:t>
      </w:r>
      <w:proofErr w:type="spellStart"/>
      <w:r>
        <w:t>Strasser</w:t>
      </w:r>
      <w:proofErr w:type="spellEnd"/>
      <w:r>
        <w:t xml:space="preserve">, C.A., Tewksbury, J.J., Gram, W.K., </w:t>
      </w:r>
      <w:proofErr w:type="spellStart"/>
      <w:r>
        <w:t>Budden</w:t>
      </w:r>
      <w:proofErr w:type="spellEnd"/>
      <w:r>
        <w:t xml:space="preserve">, A.E., </w:t>
      </w:r>
      <w:proofErr w:type="spellStart"/>
      <w:r>
        <w:t>Batcheller</w:t>
      </w:r>
      <w:proofErr w:type="spellEnd"/>
      <w:r>
        <w:t xml:space="preserve">, A.L., Duke, C.S., and Porter, J.H. 2013. Big data and the future of ecology. Frontiers in Ecology and the Environment </w:t>
      </w:r>
      <w:r>
        <w:rPr>
          <w:b/>
        </w:rPr>
        <w:t>11</w:t>
      </w:r>
      <w:r>
        <w:t>(3): 156–162. Wiley Online Library.</w:t>
      </w:r>
    </w:p>
    <w:p w14:paraId="4E08B0C1" w14:textId="77777777" w:rsidR="007245AA" w:rsidRDefault="00983A5B">
      <w:pPr>
        <w:pStyle w:val="Bibliography"/>
      </w:pPr>
      <w:bookmarkStart w:id="177" w:name="ref-hazen2018"/>
      <w:bookmarkEnd w:id="176"/>
      <w:r>
        <w:t xml:space="preserve">Hazen, E.L., Scales, K.L., Maxwell, S.M., Briscoe, D.K., Welch, H., </w:t>
      </w:r>
      <w:proofErr w:type="spellStart"/>
      <w:r>
        <w:t>Bograd</w:t>
      </w:r>
      <w:proofErr w:type="spellEnd"/>
      <w:r>
        <w:t xml:space="preserve">, S.J., Bailey, H., Benson, S.R., </w:t>
      </w:r>
      <w:proofErr w:type="spellStart"/>
      <w:r>
        <w:t>Eguchi</w:t>
      </w:r>
      <w:proofErr w:type="spellEnd"/>
      <w:r>
        <w:t xml:space="preserve">, T., Dewar, H., and others. 2018. A dynamic ocean management tool to reduce bycatch and support sustainable fisheries. Science advances </w:t>
      </w:r>
      <w:r>
        <w:rPr>
          <w:b/>
        </w:rPr>
        <w:t>4</w:t>
      </w:r>
      <w:r>
        <w:t>(5): eaar3001. American Association for the Advancement of Science.</w:t>
      </w:r>
    </w:p>
    <w:p w14:paraId="3E71BFB2" w14:textId="77777777" w:rsidR="007245AA" w:rsidRDefault="00983A5B">
      <w:pPr>
        <w:pStyle w:val="Bibliography"/>
      </w:pPr>
      <w:bookmarkStart w:id="178" w:name="ref-hilborn1992"/>
      <w:bookmarkEnd w:id="177"/>
      <w:r>
        <w:t>Hilborn, R., and Walters, C.J. 1992. Quantitative fisheries stock assessment: Choice, dynamics and uncertainty. Chapman; Hall.</w:t>
      </w:r>
    </w:p>
    <w:p w14:paraId="2CD3D280" w14:textId="77777777" w:rsidR="007245AA" w:rsidRDefault="00983A5B">
      <w:pPr>
        <w:pStyle w:val="Bibliography"/>
      </w:pPr>
      <w:bookmarkStart w:id="179" w:name="ref-ices2018"/>
      <w:bookmarkEnd w:id="178"/>
      <w:r>
        <w:t xml:space="preserve">ICES. 2018. EU request on dissemination of ICES advice beyond pdf files. </w:t>
      </w:r>
      <w:r>
        <w:rPr>
          <w:b/>
        </w:rPr>
        <w:t>DOI: 10.17895/ices.pub.4657</w:t>
      </w:r>
      <w:r>
        <w:t>.</w:t>
      </w:r>
    </w:p>
    <w:p w14:paraId="553F533D" w14:textId="77777777" w:rsidR="007245AA" w:rsidRDefault="00983A5B">
      <w:pPr>
        <w:pStyle w:val="Bibliography"/>
      </w:pPr>
      <w:bookmarkStart w:id="180" w:name="ref-johnsen2019"/>
      <w:bookmarkEnd w:id="179"/>
      <w:r>
        <w:t xml:space="preserve">Johnsen, E., </w:t>
      </w:r>
      <w:proofErr w:type="spellStart"/>
      <w:r>
        <w:t>Totland</w:t>
      </w:r>
      <w:proofErr w:type="spellEnd"/>
      <w:r>
        <w:t xml:space="preserve">, A., </w:t>
      </w:r>
      <w:proofErr w:type="spellStart"/>
      <w:r>
        <w:t>Skålevik</w:t>
      </w:r>
      <w:proofErr w:type="spellEnd"/>
      <w:r>
        <w:t xml:space="preserve">, Å., </w:t>
      </w:r>
      <w:proofErr w:type="spellStart"/>
      <w:r>
        <w:t>Holmin</w:t>
      </w:r>
      <w:proofErr w:type="spellEnd"/>
      <w:r>
        <w:t xml:space="preserve">, A.J., </w:t>
      </w:r>
      <w:proofErr w:type="spellStart"/>
      <w:r>
        <w:t>Dingsør</w:t>
      </w:r>
      <w:proofErr w:type="spellEnd"/>
      <w:r>
        <w:t xml:space="preserve">, G.E., </w:t>
      </w:r>
      <w:proofErr w:type="spellStart"/>
      <w:r>
        <w:t>Fuglebakk</w:t>
      </w:r>
      <w:proofErr w:type="spellEnd"/>
      <w:r>
        <w:t xml:space="preserve">, E., and </w:t>
      </w:r>
      <w:proofErr w:type="spellStart"/>
      <w:r>
        <w:t>Handegard</w:t>
      </w:r>
      <w:proofErr w:type="spellEnd"/>
      <w:r>
        <w:t xml:space="preserve">, N.O. 2019. </w:t>
      </w:r>
      <w:proofErr w:type="spellStart"/>
      <w:r>
        <w:t>StoX</w:t>
      </w:r>
      <w:proofErr w:type="spellEnd"/>
      <w:r>
        <w:t xml:space="preserve">: An open source software for marine survey analyses. Methods in Ecology and Evolution </w:t>
      </w:r>
      <w:r>
        <w:rPr>
          <w:b/>
        </w:rPr>
        <w:t>10</w:t>
      </w:r>
      <w:r>
        <w:t>(9): 1523–1528. Wiley Online Library.</w:t>
      </w:r>
    </w:p>
    <w:p w14:paraId="796923B9" w14:textId="77777777" w:rsidR="007245AA" w:rsidRDefault="00983A5B">
      <w:pPr>
        <w:pStyle w:val="Bibliography"/>
      </w:pPr>
      <w:bookmarkStart w:id="181" w:name="ref-jones2016"/>
      <w:bookmarkEnd w:id="180"/>
      <w:r>
        <w:t xml:space="preserve">Jones, A.S., Horsburgh, J.S., Jackson-Smith, D., </w:t>
      </w:r>
      <w:proofErr w:type="spellStart"/>
      <w:r>
        <w:t>Ramı́rez</w:t>
      </w:r>
      <w:proofErr w:type="spellEnd"/>
      <w:r>
        <w:t xml:space="preserve">, M., Flint, C.G., and Caraballo, J. 2016. A web-based, interactive visualization tool for social environmental survey data. Environmental modelling &amp; software </w:t>
      </w:r>
      <w:r>
        <w:rPr>
          <w:b/>
        </w:rPr>
        <w:t>84</w:t>
      </w:r>
      <w:r>
        <w:t>: 412–426. Elsevier.</w:t>
      </w:r>
    </w:p>
    <w:p w14:paraId="518C64DF" w14:textId="77777777" w:rsidR="007245AA" w:rsidRDefault="00983A5B">
      <w:pPr>
        <w:pStyle w:val="Bibliography"/>
      </w:pPr>
      <w:bookmarkStart w:id="182" w:name="ref-keena2016"/>
      <w:bookmarkEnd w:id="181"/>
      <w:proofErr w:type="spellStart"/>
      <w:r>
        <w:t>Keena</w:t>
      </w:r>
      <w:proofErr w:type="spellEnd"/>
      <w:r>
        <w:t xml:space="preserve">, N., </w:t>
      </w:r>
      <w:proofErr w:type="spellStart"/>
      <w:r>
        <w:t>Etman</w:t>
      </w:r>
      <w:proofErr w:type="spellEnd"/>
      <w:r>
        <w:t xml:space="preserve">, M.A., Draper, J., </w:t>
      </w:r>
      <w:proofErr w:type="spellStart"/>
      <w:r>
        <w:t>Pinheiro</w:t>
      </w:r>
      <w:proofErr w:type="spellEnd"/>
      <w:r>
        <w:t xml:space="preserve">, P., and Dyson, A. 2016. Interactive visualization for interdisciplinary research. Electronic Imaging </w:t>
      </w:r>
      <w:r>
        <w:rPr>
          <w:b/>
        </w:rPr>
        <w:t>2016</w:t>
      </w:r>
      <w:r>
        <w:t>(1): 1–7. Society for Imaging Science; Technology.</w:t>
      </w:r>
    </w:p>
    <w:p w14:paraId="120691D0" w14:textId="77777777" w:rsidR="007245AA" w:rsidRDefault="00983A5B">
      <w:pPr>
        <w:pStyle w:val="Bibliography"/>
      </w:pPr>
      <w:bookmarkStart w:id="183" w:name="ref-kristensen2015"/>
      <w:bookmarkEnd w:id="182"/>
      <w:proofErr w:type="spellStart"/>
      <w:r>
        <w:lastRenderedPageBreak/>
        <w:t>Kristensen</w:t>
      </w:r>
      <w:proofErr w:type="spellEnd"/>
      <w:r>
        <w:t xml:space="preserve">, K., Nielsen, A., Berg, C., </w:t>
      </w:r>
      <w:proofErr w:type="spellStart"/>
      <w:r>
        <w:t>Skaug</w:t>
      </w:r>
      <w:proofErr w:type="spellEnd"/>
      <w:r>
        <w:t xml:space="preserve">, H., and Bell, B. 2016. TMB: Automatic differentiation and </w:t>
      </w:r>
      <w:proofErr w:type="spellStart"/>
      <w:r>
        <w:t>laplace</w:t>
      </w:r>
      <w:proofErr w:type="spellEnd"/>
      <w:r>
        <w:t xml:space="preserve"> approximation. Journal of Statistical Software </w:t>
      </w:r>
      <w:r>
        <w:rPr>
          <w:b/>
        </w:rPr>
        <w:t>70</w:t>
      </w:r>
      <w:r>
        <w:t>(5): 1–21. doi:</w:t>
      </w:r>
      <w:hyperlink r:id="rId36">
        <w:r>
          <w:rPr>
            <w:rStyle w:val="Hyperlink"/>
          </w:rPr>
          <w:t>10.18637/jss.v070.i05</w:t>
        </w:r>
      </w:hyperlink>
      <w:r>
        <w:t>.</w:t>
      </w:r>
    </w:p>
    <w:p w14:paraId="21148107" w14:textId="77777777" w:rsidR="007245AA" w:rsidRDefault="00983A5B">
      <w:pPr>
        <w:pStyle w:val="Bibliography"/>
      </w:pPr>
      <w:bookmarkStart w:id="184" w:name="ref-leek2015a"/>
      <w:bookmarkEnd w:id="183"/>
      <w:r>
        <w:t xml:space="preserve">Leek, J.T., and Peng, R.D. 2015a. Statistics: P values are just the tip of the iceberg. Nature News </w:t>
      </w:r>
      <w:r>
        <w:rPr>
          <w:b/>
        </w:rPr>
        <w:t>520</w:t>
      </w:r>
      <w:r>
        <w:t>(7549): 612.</w:t>
      </w:r>
    </w:p>
    <w:p w14:paraId="2AA6A051" w14:textId="77777777" w:rsidR="007245AA" w:rsidRDefault="00983A5B">
      <w:pPr>
        <w:pStyle w:val="Bibliography"/>
      </w:pPr>
      <w:bookmarkStart w:id="185" w:name="ref-leek2015b"/>
      <w:bookmarkEnd w:id="184"/>
      <w:r>
        <w:t xml:space="preserve">Leek, J.T., and Peng, R.D. 2015b. Reproducible research can still be wrong: Adopting a prevention approach. Proceedings of the National Academy of Sciences </w:t>
      </w:r>
      <w:r>
        <w:rPr>
          <w:b/>
        </w:rPr>
        <w:t>112</w:t>
      </w:r>
      <w:r>
        <w:t xml:space="preserve">(6): 1645–1646. National </w:t>
      </w:r>
      <w:proofErr w:type="spellStart"/>
      <w:r>
        <w:t>Acad</w:t>
      </w:r>
      <w:proofErr w:type="spellEnd"/>
      <w:r>
        <w:t xml:space="preserve"> Sciences.</w:t>
      </w:r>
    </w:p>
    <w:p w14:paraId="556114CC" w14:textId="77777777" w:rsidR="007245AA" w:rsidRDefault="00983A5B">
      <w:pPr>
        <w:pStyle w:val="Bibliography"/>
      </w:pPr>
      <w:bookmarkStart w:id="186" w:name="ref-letcher2018"/>
      <w:bookmarkEnd w:id="185"/>
      <w:r>
        <w:t xml:space="preserve">Letcher, B.H., Walker, J.D., O’Donnell, M.J., </w:t>
      </w:r>
      <w:proofErr w:type="spellStart"/>
      <w:r>
        <w:t>Whiteley</w:t>
      </w:r>
      <w:proofErr w:type="spellEnd"/>
      <w:r>
        <w:t xml:space="preserve">, A.R., </w:t>
      </w:r>
      <w:proofErr w:type="spellStart"/>
      <w:r>
        <w:t>Nislow</w:t>
      </w:r>
      <w:proofErr w:type="spellEnd"/>
      <w:r>
        <w:t xml:space="preserve">, K.H., and Coombs, J.A. 2018. Three visualization approaches for communicating and exploring passive integrated transponder tag data. Fisheries </w:t>
      </w:r>
      <w:r>
        <w:rPr>
          <w:b/>
        </w:rPr>
        <w:t>43</w:t>
      </w:r>
      <w:r>
        <w:t>(5): 241–248. Wiley Online Library.</w:t>
      </w:r>
    </w:p>
    <w:p w14:paraId="0867B9FE" w14:textId="77777777" w:rsidR="007245AA" w:rsidRDefault="00983A5B">
      <w:pPr>
        <w:pStyle w:val="Bibliography"/>
      </w:pPr>
      <w:bookmarkStart w:id="187" w:name="ref-levontin2017"/>
      <w:bookmarkEnd w:id="186"/>
      <w:proofErr w:type="spellStart"/>
      <w:r>
        <w:t>Levontin</w:t>
      </w:r>
      <w:proofErr w:type="spellEnd"/>
      <w:r>
        <w:t xml:space="preserve">, P., </w:t>
      </w:r>
      <w:proofErr w:type="spellStart"/>
      <w:r>
        <w:t>Baranowski</w:t>
      </w:r>
      <w:proofErr w:type="spellEnd"/>
      <w:r>
        <w:t xml:space="preserve">, P., Leach, A.W., Bailey, A., Mumford, J.D., </w:t>
      </w:r>
      <w:proofErr w:type="spellStart"/>
      <w:r>
        <w:t>Quetglas</w:t>
      </w:r>
      <w:proofErr w:type="spellEnd"/>
      <w:r>
        <w:t xml:space="preserve">, A., and </w:t>
      </w:r>
      <w:proofErr w:type="spellStart"/>
      <w:r>
        <w:t>Kell</w:t>
      </w:r>
      <w:proofErr w:type="spellEnd"/>
      <w:r>
        <w:t xml:space="preserve">, L.T. 2017. On the role of </w:t>
      </w:r>
      <w:proofErr w:type="spellStart"/>
      <w:r>
        <w:t>visualisation</w:t>
      </w:r>
      <w:proofErr w:type="spellEnd"/>
      <w:r>
        <w:t xml:space="preserve"> in fisheries management. Marine Policy </w:t>
      </w:r>
      <w:r>
        <w:rPr>
          <w:b/>
        </w:rPr>
        <w:t>78</w:t>
      </w:r>
      <w:r>
        <w:t>: 114–121. Elsevier.</w:t>
      </w:r>
    </w:p>
    <w:p w14:paraId="0E56FD9F" w14:textId="77777777" w:rsidR="007245AA" w:rsidRDefault="00983A5B">
      <w:pPr>
        <w:pStyle w:val="Bibliography"/>
      </w:pPr>
      <w:bookmarkStart w:id="188" w:name="ref-lewis2018"/>
      <w:bookmarkEnd w:id="187"/>
      <w:r>
        <w:t xml:space="preserve">Lewis, K.P., Vander </w:t>
      </w:r>
      <w:proofErr w:type="spellStart"/>
      <w:r>
        <w:t>Wal</w:t>
      </w:r>
      <w:proofErr w:type="spellEnd"/>
      <w:r>
        <w:t xml:space="preserve">, E., and Fifield, D.A. 2018. Wildlife biology, big data, and reproducible research. Wildlife Society Bulletin </w:t>
      </w:r>
      <w:r>
        <w:rPr>
          <w:b/>
        </w:rPr>
        <w:t>42</w:t>
      </w:r>
      <w:r>
        <w:t>(1): 172–179. Wiley Online Library.</w:t>
      </w:r>
    </w:p>
    <w:p w14:paraId="3A4C8704" w14:textId="77777777" w:rsidR="007245AA" w:rsidRDefault="00983A5B">
      <w:pPr>
        <w:pStyle w:val="Bibliography"/>
      </w:pPr>
      <w:bookmarkStart w:id="189" w:name="ref-link1999"/>
      <w:bookmarkEnd w:id="188"/>
      <w:r>
        <w:t xml:space="preserve">Link, W.A. 1999. Modeling pattern in collections of parameters. The Journal of Wildlife Management </w:t>
      </w:r>
      <w:r>
        <w:rPr>
          <w:b/>
        </w:rPr>
        <w:t>63</w:t>
      </w:r>
      <w:r>
        <w:t>(3): 1017–1027. [Wiley, Wildlife Society].</w:t>
      </w:r>
    </w:p>
    <w:p w14:paraId="24E47E85" w14:textId="77777777" w:rsidR="007245AA" w:rsidRDefault="00983A5B">
      <w:pPr>
        <w:pStyle w:val="Bibliography"/>
      </w:pPr>
      <w:bookmarkStart w:id="190" w:name="ref-lowndes2017"/>
      <w:bookmarkEnd w:id="189"/>
      <w:r>
        <w:t xml:space="preserve">Lowndes, J.S.S., Best, B.D., Scarborough, C., </w:t>
      </w:r>
      <w:proofErr w:type="spellStart"/>
      <w:r>
        <w:t>Afflerbach</w:t>
      </w:r>
      <w:proofErr w:type="spellEnd"/>
      <w:r>
        <w:t xml:space="preserve">, J.C., Frazier, M.R., O’Hara, C.C., Jiang, N., and Halpern, B.S. 2017. Our path to better science in less time using open data science tools. Nature ecology &amp; evolution </w:t>
      </w:r>
      <w:r>
        <w:rPr>
          <w:b/>
        </w:rPr>
        <w:t>1</w:t>
      </w:r>
      <w:r>
        <w:t>(6): 0160. Nature Publishing Group.</w:t>
      </w:r>
    </w:p>
    <w:p w14:paraId="6CD67487" w14:textId="77777777" w:rsidR="007245AA" w:rsidRDefault="00983A5B">
      <w:pPr>
        <w:pStyle w:val="Bibliography"/>
      </w:pPr>
      <w:bookmarkStart w:id="191" w:name="ref-magnusson2020"/>
      <w:bookmarkEnd w:id="190"/>
      <w:r>
        <w:lastRenderedPageBreak/>
        <w:t xml:space="preserve">Magnusson, A., and Millar, C. 2020. </w:t>
      </w:r>
      <w:proofErr w:type="spellStart"/>
      <w:r>
        <w:t>IcesTAF</w:t>
      </w:r>
      <w:proofErr w:type="spellEnd"/>
      <w:r>
        <w:t xml:space="preserve">: Functions to support the ices transparent assessment framework. Available from </w:t>
      </w:r>
      <w:hyperlink r:id="rId37">
        <w:r>
          <w:rPr>
            <w:rStyle w:val="Hyperlink"/>
          </w:rPr>
          <w:t>https://CRAN.R-project.org/package=icesTAF</w:t>
        </w:r>
      </w:hyperlink>
      <w:r>
        <w:t>.</w:t>
      </w:r>
    </w:p>
    <w:p w14:paraId="7A41526E" w14:textId="77777777" w:rsidR="007245AA" w:rsidRDefault="00983A5B">
      <w:pPr>
        <w:pStyle w:val="Bibliography"/>
      </w:pPr>
      <w:bookmarkStart w:id="192" w:name="ref-maunder2013"/>
      <w:bookmarkEnd w:id="191"/>
      <w:r>
        <w:t xml:space="preserve">Maunder, M.N., and Punt, A.E. 2013. A review of integrated analysis in fisheries stock assessment. Fisheries Research </w:t>
      </w:r>
      <w:r>
        <w:rPr>
          <w:b/>
        </w:rPr>
        <w:t>142</w:t>
      </w:r>
      <w:r>
        <w:t>: 61–74. Elsevier.</w:t>
      </w:r>
    </w:p>
    <w:p w14:paraId="37043BAD" w14:textId="77777777" w:rsidR="007245AA" w:rsidRDefault="00983A5B">
      <w:pPr>
        <w:pStyle w:val="Bibliography"/>
      </w:pPr>
      <w:bookmarkStart w:id="193" w:name="ref-maxwell2015"/>
      <w:bookmarkEnd w:id="192"/>
      <w:r>
        <w:t xml:space="preserve">Maxwell, S.M., Hazen, E.L., </w:t>
      </w:r>
      <w:proofErr w:type="spellStart"/>
      <w:r>
        <w:t>Lewison</w:t>
      </w:r>
      <w:proofErr w:type="spellEnd"/>
      <w:r>
        <w:t xml:space="preserve">, R.L., Dunn, D.C., Bailey, H., </w:t>
      </w:r>
      <w:proofErr w:type="spellStart"/>
      <w:r>
        <w:t>Bograd</w:t>
      </w:r>
      <w:proofErr w:type="spellEnd"/>
      <w:r>
        <w:t xml:space="preserve">, S.J., Briscoe, D.K., </w:t>
      </w:r>
      <w:proofErr w:type="spellStart"/>
      <w:r>
        <w:t>Fossette</w:t>
      </w:r>
      <w:proofErr w:type="spellEnd"/>
      <w:r>
        <w:t xml:space="preserve">, S., </w:t>
      </w:r>
      <w:proofErr w:type="spellStart"/>
      <w:r>
        <w:t>Hobday</w:t>
      </w:r>
      <w:proofErr w:type="spellEnd"/>
      <w:r>
        <w:t xml:space="preserve">, A.J., Bennett, M., and others. 2015. Dynamic ocean management: Defining and conceptualizing real-time management of the ocean. Marine Policy </w:t>
      </w:r>
      <w:r>
        <w:rPr>
          <w:b/>
        </w:rPr>
        <w:t>58</w:t>
      </w:r>
      <w:r>
        <w:t>: 42–50. Elsevier.</w:t>
      </w:r>
    </w:p>
    <w:p w14:paraId="38721D1C" w14:textId="77777777" w:rsidR="007245AA" w:rsidRDefault="00983A5B">
      <w:pPr>
        <w:pStyle w:val="Bibliography"/>
      </w:pPr>
      <w:bookmarkStart w:id="194" w:name="ref-mchenry2019"/>
      <w:bookmarkEnd w:id="193"/>
      <w:r>
        <w:t xml:space="preserve">McHenry, J., Welch, H., Lester, S.E., and Saba, V. 2019. Projecting marine species range shifts from only temperature can mask climate vulnerability. Global change biology </w:t>
      </w:r>
      <w:r>
        <w:rPr>
          <w:b/>
        </w:rPr>
        <w:t>25</w:t>
      </w:r>
      <w:r>
        <w:t>(12): 4208–4221. Wiley Online Library.</w:t>
      </w:r>
    </w:p>
    <w:p w14:paraId="0CD39D08" w14:textId="77777777" w:rsidR="007245AA" w:rsidRDefault="00983A5B">
      <w:pPr>
        <w:pStyle w:val="Bibliography"/>
      </w:pPr>
      <w:bookmarkStart w:id="195" w:name="ref-mcinerny2014"/>
      <w:bookmarkEnd w:id="194"/>
      <w:proofErr w:type="spellStart"/>
      <w:r>
        <w:t>McInerny</w:t>
      </w:r>
      <w:proofErr w:type="spellEnd"/>
      <w:r>
        <w:t xml:space="preserve">, G.J., Chen, M., Freeman, R., </w:t>
      </w:r>
      <w:proofErr w:type="spellStart"/>
      <w:r>
        <w:t>Gavaghan</w:t>
      </w:r>
      <w:proofErr w:type="spellEnd"/>
      <w:r>
        <w:t xml:space="preserve">, D., Meyer, M., Rowland, F., </w:t>
      </w:r>
      <w:proofErr w:type="spellStart"/>
      <w:r>
        <w:t>Spiegelhalter</w:t>
      </w:r>
      <w:proofErr w:type="spellEnd"/>
      <w:r>
        <w:t xml:space="preserve">, D.J., </w:t>
      </w:r>
      <w:proofErr w:type="spellStart"/>
      <w:r>
        <w:t>Stefaner</w:t>
      </w:r>
      <w:proofErr w:type="spellEnd"/>
      <w:r>
        <w:t xml:space="preserve">, M., </w:t>
      </w:r>
      <w:proofErr w:type="spellStart"/>
      <w:r>
        <w:t>Tessarolo</w:t>
      </w:r>
      <w:proofErr w:type="spellEnd"/>
      <w:r>
        <w:t xml:space="preserve">, G., and </w:t>
      </w:r>
      <w:proofErr w:type="spellStart"/>
      <w:r>
        <w:t>Hortal</w:t>
      </w:r>
      <w:proofErr w:type="spellEnd"/>
      <w:r>
        <w:t xml:space="preserve">, J. 2014. Information </w:t>
      </w:r>
      <w:proofErr w:type="spellStart"/>
      <w:r>
        <w:t>visualisation</w:t>
      </w:r>
      <w:proofErr w:type="spellEnd"/>
      <w:r>
        <w:t xml:space="preserve"> for science and policy: Engaging users and avoiding bias. Trends in ecology &amp; evolution </w:t>
      </w:r>
      <w:r>
        <w:rPr>
          <w:b/>
        </w:rPr>
        <w:t>29</w:t>
      </w:r>
      <w:r>
        <w:t>(3): 148–157. Elsevier.</w:t>
      </w:r>
    </w:p>
    <w:p w14:paraId="2D3BF7ED" w14:textId="77777777" w:rsidR="007245AA" w:rsidRDefault="00983A5B">
      <w:pPr>
        <w:pStyle w:val="Bibliography"/>
      </w:pPr>
      <w:bookmarkStart w:id="196" w:name="ref-miller2019"/>
      <w:bookmarkEnd w:id="195"/>
      <w:r>
        <w:t xml:space="preserve">Miller, S.K., </w:t>
      </w:r>
      <w:proofErr w:type="spellStart"/>
      <w:r>
        <w:t>Anganuzzi</w:t>
      </w:r>
      <w:proofErr w:type="spellEnd"/>
      <w:r>
        <w:t xml:space="preserve">, A., Butterworth, D.S., Davies, C.R., Donovan, G.P., </w:t>
      </w:r>
      <w:proofErr w:type="spellStart"/>
      <w:r>
        <w:t>Nickson</w:t>
      </w:r>
      <w:proofErr w:type="spellEnd"/>
      <w:r>
        <w:t xml:space="preserve">, A., </w:t>
      </w:r>
      <w:proofErr w:type="spellStart"/>
      <w:r>
        <w:t>Rademeyer</w:t>
      </w:r>
      <w:proofErr w:type="spellEnd"/>
      <w:r>
        <w:t xml:space="preserve">, R.A., and </w:t>
      </w:r>
      <w:proofErr w:type="spellStart"/>
      <w:r>
        <w:t>Restrepo</w:t>
      </w:r>
      <w:proofErr w:type="spellEnd"/>
      <w:r>
        <w:t xml:space="preserve">, V. 2019. Improving communication: The key to more effective </w:t>
      </w:r>
      <w:proofErr w:type="spellStart"/>
      <w:r>
        <w:t>mse</w:t>
      </w:r>
      <w:proofErr w:type="spellEnd"/>
      <w:r>
        <w:t xml:space="preserve"> processes. Canadian Journal of Fisheries and Aquatic Sciences </w:t>
      </w:r>
      <w:r>
        <w:rPr>
          <w:b/>
        </w:rPr>
        <w:t>76</w:t>
      </w:r>
      <w:r>
        <w:t>(4): 643–656. NRC Research Press.</w:t>
      </w:r>
    </w:p>
    <w:p w14:paraId="70A30587" w14:textId="77777777" w:rsidR="007245AA" w:rsidRDefault="00983A5B">
      <w:pPr>
        <w:pStyle w:val="Bibliography"/>
      </w:pPr>
      <w:bookmarkStart w:id="197" w:name="ref-nielsen2014"/>
      <w:bookmarkEnd w:id="196"/>
      <w:r>
        <w:t xml:space="preserve">Nielsen, A., and Berg, C.W. 2014. Estimation of time-varying selectivity in stock assessments using state-space models. Fisheries Research </w:t>
      </w:r>
      <w:r>
        <w:rPr>
          <w:b/>
        </w:rPr>
        <w:t>158</w:t>
      </w:r>
      <w:r>
        <w:t>: 96–101. Elsevier.</w:t>
      </w:r>
    </w:p>
    <w:p w14:paraId="3918025B" w14:textId="77777777" w:rsidR="007245AA" w:rsidRDefault="00983A5B">
      <w:pPr>
        <w:pStyle w:val="Bibliography"/>
      </w:pPr>
      <w:bookmarkStart w:id="198" w:name="ref-perkel2018"/>
      <w:bookmarkEnd w:id="197"/>
      <w:proofErr w:type="spellStart"/>
      <w:r>
        <w:lastRenderedPageBreak/>
        <w:t>Perkel</w:t>
      </w:r>
      <w:proofErr w:type="spellEnd"/>
      <w:r>
        <w:t xml:space="preserve">, J.M. 2018. Data visualization tools drive interactivity and reproducibility in online publishing. Nature </w:t>
      </w:r>
      <w:r>
        <w:rPr>
          <w:b/>
        </w:rPr>
        <w:t>554</w:t>
      </w:r>
      <w:r>
        <w:t>(7690): 133–134.</w:t>
      </w:r>
    </w:p>
    <w:p w14:paraId="691F2FB4" w14:textId="77777777" w:rsidR="007245AA" w:rsidRDefault="00983A5B">
      <w:pPr>
        <w:pStyle w:val="Bibliography"/>
      </w:pPr>
      <w:bookmarkStart w:id="199" w:name="ref-plummer2003"/>
      <w:bookmarkEnd w:id="198"/>
      <w:r>
        <w:t xml:space="preserve">Plummer, M. 2003. JAGS: A program for analysis of </w:t>
      </w:r>
      <w:proofErr w:type="spellStart"/>
      <w:r>
        <w:t>bayesian</w:t>
      </w:r>
      <w:proofErr w:type="spellEnd"/>
      <w:r>
        <w:t xml:space="preserve"> graphical models using </w:t>
      </w:r>
      <w:proofErr w:type="spellStart"/>
      <w:r>
        <w:t>gibbs</w:t>
      </w:r>
      <w:proofErr w:type="spellEnd"/>
      <w:r>
        <w:t xml:space="preserve"> sampling. </w:t>
      </w:r>
      <w:r>
        <w:rPr>
          <w:i/>
        </w:rPr>
        <w:t>In</w:t>
      </w:r>
      <w:r>
        <w:t xml:space="preserve"> Proceedings of the 3rd international workshop on distributed statistical computing. Vienna, Austria.</w:t>
      </w:r>
    </w:p>
    <w:p w14:paraId="6C75F3A4" w14:textId="77777777" w:rsidR="007245AA" w:rsidRDefault="00983A5B">
      <w:pPr>
        <w:pStyle w:val="Bibliography"/>
      </w:pPr>
      <w:bookmarkStart w:id="200" w:name="ref-R"/>
      <w:bookmarkEnd w:id="199"/>
      <w:r>
        <w:t xml:space="preserve">R Core Team. 2017. R: A language and environment for statistical computing. R Foundation for Statistical Computing, Vienna, Austria. Available from </w:t>
      </w:r>
      <w:hyperlink r:id="rId38">
        <w:r>
          <w:rPr>
            <w:rStyle w:val="Hyperlink"/>
          </w:rPr>
          <w:t>https://www.R-project.org/</w:t>
        </w:r>
      </w:hyperlink>
      <w:r>
        <w:t>.</w:t>
      </w:r>
    </w:p>
    <w:p w14:paraId="0410BFF6" w14:textId="77777777" w:rsidR="007245AA" w:rsidRDefault="00983A5B">
      <w:pPr>
        <w:pStyle w:val="Bibliography"/>
      </w:pPr>
      <w:bookmarkStart w:id="201" w:name="ref-regular2020"/>
      <w:bookmarkEnd w:id="200"/>
      <w:r>
        <w:t xml:space="preserve">Regular, P., Rodgers, B., Wheeland, L., Anderson, S., Grandin, C., </w:t>
      </w:r>
      <w:proofErr w:type="spellStart"/>
      <w:r>
        <w:t>Ismay</w:t>
      </w:r>
      <w:proofErr w:type="spellEnd"/>
      <w:r>
        <w:t xml:space="preserve">, C., and Solomon, N. 2020. </w:t>
      </w:r>
      <w:proofErr w:type="spellStart"/>
      <w:r>
        <w:t>NAFOdown</w:t>
      </w:r>
      <w:proofErr w:type="spellEnd"/>
      <w:r>
        <w:t xml:space="preserve">: An R markdown template for producing NAFO scientific council documents. Available from </w:t>
      </w:r>
      <w:hyperlink r:id="rId39">
        <w:r>
          <w:rPr>
            <w:rStyle w:val="Hyperlink"/>
          </w:rPr>
          <w:t>https://github.com/nafc-assess/NAFOdown</w:t>
        </w:r>
      </w:hyperlink>
      <w:r>
        <w:t>.</w:t>
      </w:r>
    </w:p>
    <w:p w14:paraId="11A0EAB4" w14:textId="77777777" w:rsidR="007245AA" w:rsidRDefault="00983A5B">
      <w:pPr>
        <w:pStyle w:val="Bibliography"/>
      </w:pPr>
      <w:bookmarkStart w:id="202" w:name="ref-rideout2018"/>
      <w:bookmarkEnd w:id="201"/>
      <w:r>
        <w:t>Rideout, R., and Ings, D. 2018. Research Vessel Bottom Trawl Survey Report (NL Region): A stock-by-stock summary of survey information up to and including the 2017 spring and autumn surveys. Canadian Technical Report of Fisheries; Aquatic Sciences No. 3267.</w:t>
      </w:r>
    </w:p>
    <w:p w14:paraId="6558C6EB" w14:textId="77777777" w:rsidR="007245AA" w:rsidRDefault="00983A5B">
      <w:pPr>
        <w:pStyle w:val="Bibliography"/>
      </w:pPr>
      <w:bookmarkStart w:id="203" w:name="ref-Rstudio"/>
      <w:bookmarkEnd w:id="202"/>
      <w:proofErr w:type="spellStart"/>
      <w:r>
        <w:t>RStudio</w:t>
      </w:r>
      <w:proofErr w:type="spellEnd"/>
      <w:r>
        <w:t xml:space="preserve"> Team. 2015. </w:t>
      </w:r>
      <w:proofErr w:type="spellStart"/>
      <w:r>
        <w:t>RStudio</w:t>
      </w:r>
      <w:proofErr w:type="spellEnd"/>
      <w:r>
        <w:t xml:space="preserve">: Integrated development environment for r. </w:t>
      </w:r>
      <w:proofErr w:type="spellStart"/>
      <w:r>
        <w:t>RStudio</w:t>
      </w:r>
      <w:proofErr w:type="spellEnd"/>
      <w:r>
        <w:t xml:space="preserve">, Inc., Boston, MA. Available from </w:t>
      </w:r>
      <w:hyperlink r:id="rId40">
        <w:r>
          <w:rPr>
            <w:rStyle w:val="Hyperlink"/>
          </w:rPr>
          <w:t>http://www.rstudio.com/</w:t>
        </w:r>
      </w:hyperlink>
      <w:r>
        <w:t>.</w:t>
      </w:r>
    </w:p>
    <w:p w14:paraId="19D402CF" w14:textId="77777777" w:rsidR="007245AA" w:rsidRDefault="00983A5B">
      <w:pPr>
        <w:pStyle w:val="Bibliography"/>
      </w:pPr>
      <w:bookmarkStart w:id="204" w:name="ref-sievert2018"/>
      <w:bookmarkEnd w:id="203"/>
      <w:r>
        <w:t xml:space="preserve">Sievert, C. 2018. </w:t>
      </w:r>
      <w:proofErr w:type="spellStart"/>
      <w:r>
        <w:t>Plotly</w:t>
      </w:r>
      <w:proofErr w:type="spellEnd"/>
      <w:r>
        <w:t xml:space="preserve"> for R. Available from </w:t>
      </w:r>
      <w:hyperlink r:id="rId41">
        <w:r>
          <w:rPr>
            <w:rStyle w:val="Hyperlink"/>
          </w:rPr>
          <w:t>https://plotly-book.cpsievert.me</w:t>
        </w:r>
      </w:hyperlink>
      <w:r>
        <w:t>.</w:t>
      </w:r>
    </w:p>
    <w:p w14:paraId="757C8614" w14:textId="77777777" w:rsidR="007245AA" w:rsidRDefault="00983A5B">
      <w:pPr>
        <w:pStyle w:val="Bibliography"/>
      </w:pPr>
      <w:bookmarkStart w:id="205" w:name="ref-smith1981"/>
      <w:bookmarkEnd w:id="204"/>
      <w:r>
        <w:t xml:space="preserve">Smith, S., and Somerton, G. 1981. STRAP: A User-Oriented Computer Analysis System for </w:t>
      </w:r>
      <w:proofErr w:type="spellStart"/>
      <w:r>
        <w:t>Groundfish</w:t>
      </w:r>
      <w:proofErr w:type="spellEnd"/>
      <w:r>
        <w:t xml:space="preserve"> Research Trawl Survey Data. Canadian Technical Report of Fisheries; Aquatic Sciences No. 1030.</w:t>
      </w:r>
    </w:p>
    <w:p w14:paraId="4530A706" w14:textId="77777777" w:rsidR="007245AA" w:rsidRDefault="00983A5B">
      <w:pPr>
        <w:pStyle w:val="Bibliography"/>
      </w:pPr>
      <w:bookmarkStart w:id="206" w:name="ref-taggart1995"/>
      <w:bookmarkEnd w:id="205"/>
      <w:r>
        <w:lastRenderedPageBreak/>
        <w:t xml:space="preserve">Taggart, C., Penney, P., Barrowman, N., and George, C. 1995. The 1954-1993 Newfoundland cod tagging database: Statistical summaries and spatial-temporal dynamics. Canadian Technical Report of Fisheries and Aquatic Sciences </w:t>
      </w:r>
      <w:r>
        <w:rPr>
          <w:b/>
        </w:rPr>
        <w:t>2042</w:t>
      </w:r>
      <w:r>
        <w:t>.</w:t>
      </w:r>
    </w:p>
    <w:p w14:paraId="76847176" w14:textId="77777777" w:rsidR="007245AA" w:rsidRDefault="00983A5B">
      <w:pPr>
        <w:pStyle w:val="Bibliography"/>
      </w:pPr>
      <w:bookmarkStart w:id="207" w:name="ref-tukey1977"/>
      <w:bookmarkEnd w:id="206"/>
      <w:r>
        <w:t xml:space="preserve">Tukey, J. 1977. Exploratory data analysis. Addison-Wesley Publishing Company. Available from </w:t>
      </w:r>
      <w:hyperlink r:id="rId42">
        <w:r>
          <w:rPr>
            <w:rStyle w:val="Hyperlink"/>
          </w:rPr>
          <w:t>https://books.google.ca/books?id=UT9dAAAAIAAJ</w:t>
        </w:r>
      </w:hyperlink>
      <w:r>
        <w:t>.</w:t>
      </w:r>
    </w:p>
    <w:p w14:paraId="5201A55E" w14:textId="77777777" w:rsidR="007245AA" w:rsidRDefault="00983A5B">
      <w:pPr>
        <w:pStyle w:val="Bibliography"/>
      </w:pPr>
      <w:bookmarkStart w:id="208" w:name="ref-tukey1985"/>
      <w:bookmarkEnd w:id="207"/>
      <w:r>
        <w:t xml:space="preserve">Tukey, J.W., and Tukey, P.A. 1985. Computer graphics and exploratory data analysis: An introduction. </w:t>
      </w:r>
      <w:r>
        <w:rPr>
          <w:i/>
        </w:rPr>
        <w:t>In</w:t>
      </w:r>
      <w:r>
        <w:t xml:space="preserve"> Proceedings of the sixth annual conference and exposition: Computer graphics’85. National Computer Graphics Association, Fairfax, VA. pp. 773–785.</w:t>
      </w:r>
    </w:p>
    <w:p w14:paraId="2431D766" w14:textId="77777777" w:rsidR="007245AA" w:rsidRDefault="00983A5B">
      <w:pPr>
        <w:pStyle w:val="Bibliography"/>
      </w:pPr>
      <w:bookmarkStart w:id="209" w:name="ref-yeatman2018"/>
      <w:bookmarkEnd w:id="208"/>
      <w:proofErr w:type="spellStart"/>
      <w:r>
        <w:t>Yeatman</w:t>
      </w:r>
      <w:proofErr w:type="spellEnd"/>
      <w:r>
        <w:t>, J.D., Richie-</w:t>
      </w:r>
      <w:proofErr w:type="spellStart"/>
      <w:r>
        <w:t>Halford</w:t>
      </w:r>
      <w:proofErr w:type="spellEnd"/>
      <w:r>
        <w:t xml:space="preserve">, A., Smith, J.K., </w:t>
      </w:r>
      <w:proofErr w:type="spellStart"/>
      <w:r>
        <w:t>Keshavan</w:t>
      </w:r>
      <w:proofErr w:type="spellEnd"/>
      <w:r>
        <w:t xml:space="preserve">, A., and </w:t>
      </w:r>
      <w:proofErr w:type="spellStart"/>
      <w:r>
        <w:t>Rokem</w:t>
      </w:r>
      <w:proofErr w:type="spellEnd"/>
      <w:r>
        <w:t xml:space="preserve">, A. 2018. A browser-based tool for visualization and analysis of diffusion </w:t>
      </w:r>
      <w:proofErr w:type="spellStart"/>
      <w:r>
        <w:t>mri</w:t>
      </w:r>
      <w:proofErr w:type="spellEnd"/>
      <w:r>
        <w:t xml:space="preserve"> data. Nature communications </w:t>
      </w:r>
      <w:r>
        <w:rPr>
          <w:b/>
        </w:rPr>
        <w:t>9</w:t>
      </w:r>
      <w:r>
        <w:t>(1): 940. Nature Publishing Group.</w:t>
      </w:r>
      <w:bookmarkEnd w:id="158"/>
      <w:bookmarkEnd w:id="209"/>
    </w:p>
    <w:sectPr w:rsidR="007245AA" w:rsidSect="00750D2C">
      <w:footerReference w:type="default" r:id="rId4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5D5810" w14:textId="77777777" w:rsidR="003F3E59" w:rsidRDefault="003F3E59">
      <w:pPr>
        <w:spacing w:after="0" w:line="240" w:lineRule="auto"/>
      </w:pPr>
      <w:r>
        <w:separator/>
      </w:r>
    </w:p>
  </w:endnote>
  <w:endnote w:type="continuationSeparator" w:id="0">
    <w:p w14:paraId="4E01993B" w14:textId="77777777" w:rsidR="003F3E59" w:rsidRDefault="003F3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altName w:val="Arial"/>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3B31F3CC" w14:textId="51C25206" w:rsidR="00750D2C" w:rsidRDefault="00983A5B">
        <w:pPr>
          <w:pStyle w:val="Footer"/>
          <w:jc w:val="right"/>
        </w:pPr>
        <w:r>
          <w:fldChar w:fldCharType="begin"/>
        </w:r>
        <w:r>
          <w:instrText xml:space="preserve"> PAGE   \* MERGEFORMAT </w:instrText>
        </w:r>
        <w:r>
          <w:fldChar w:fldCharType="separate"/>
        </w:r>
        <w:r w:rsidR="00EC1FA2">
          <w:rPr>
            <w:noProof/>
          </w:rPr>
          <w:t>20</w:t>
        </w:r>
        <w:r>
          <w:rPr>
            <w:noProof/>
          </w:rPr>
          <w:fldChar w:fldCharType="end"/>
        </w:r>
      </w:p>
    </w:sdtContent>
  </w:sdt>
  <w:p w14:paraId="0662A611" w14:textId="77777777" w:rsidR="00750D2C" w:rsidRDefault="003F3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9184AD" w14:textId="77777777" w:rsidR="003F3E59" w:rsidRDefault="003F3E59">
      <w:r>
        <w:separator/>
      </w:r>
    </w:p>
  </w:footnote>
  <w:footnote w:type="continuationSeparator" w:id="0">
    <w:p w14:paraId="562E07F3" w14:textId="77777777" w:rsidR="003F3E59" w:rsidRDefault="003F3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C994D9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0FBE42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wis, Keith">
    <w15:presenceInfo w15:providerId="AD" w15:userId="S-1-5-21-334392860-1687531001-4089495415-143884"/>
  </w15:person>
  <w15:person w15:author="Robertson,Greg [St. John's]">
    <w15:presenceInfo w15:providerId="AD" w15:userId="S-1-5-21-112727276-1963541952-2122337923-2177"/>
  </w15:person>
  <w15:person w15:author="Rogers, Bob">
    <w15:presenceInfo w15:providerId="AD" w15:userId="S-1-5-21-334392860-1687531001-4089495415-145944"/>
  </w15:person>
  <w15:person w15:author="Regular, Paul">
    <w15:presenceInfo w15:providerId="AD" w15:userId="S-1-5-21-334392860-1687531001-4089495415-803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2BEE"/>
    <w:rsid w:val="001376F0"/>
    <w:rsid w:val="0014501B"/>
    <w:rsid w:val="001913A6"/>
    <w:rsid w:val="001E5021"/>
    <w:rsid w:val="00290B3F"/>
    <w:rsid w:val="003778D2"/>
    <w:rsid w:val="00384155"/>
    <w:rsid w:val="00385158"/>
    <w:rsid w:val="003F3E59"/>
    <w:rsid w:val="00432A79"/>
    <w:rsid w:val="004C4D0D"/>
    <w:rsid w:val="004E29B3"/>
    <w:rsid w:val="00554025"/>
    <w:rsid w:val="0055491F"/>
    <w:rsid w:val="00590D07"/>
    <w:rsid w:val="00591B61"/>
    <w:rsid w:val="005F11A6"/>
    <w:rsid w:val="006525D6"/>
    <w:rsid w:val="006638D1"/>
    <w:rsid w:val="0069367C"/>
    <w:rsid w:val="007245AA"/>
    <w:rsid w:val="00742C9B"/>
    <w:rsid w:val="00784D58"/>
    <w:rsid w:val="00835FC2"/>
    <w:rsid w:val="0089696E"/>
    <w:rsid w:val="008D6863"/>
    <w:rsid w:val="008F7E7D"/>
    <w:rsid w:val="00917794"/>
    <w:rsid w:val="00983A5B"/>
    <w:rsid w:val="009A51ED"/>
    <w:rsid w:val="009A77B4"/>
    <w:rsid w:val="00A72D40"/>
    <w:rsid w:val="00AA760B"/>
    <w:rsid w:val="00AC51E9"/>
    <w:rsid w:val="00AF76A8"/>
    <w:rsid w:val="00B51561"/>
    <w:rsid w:val="00B728CA"/>
    <w:rsid w:val="00B86B75"/>
    <w:rsid w:val="00BC48D5"/>
    <w:rsid w:val="00C36279"/>
    <w:rsid w:val="00CA574E"/>
    <w:rsid w:val="00D13458"/>
    <w:rsid w:val="00D666A3"/>
    <w:rsid w:val="00DA5BBF"/>
    <w:rsid w:val="00DF6F4A"/>
    <w:rsid w:val="00E315A3"/>
    <w:rsid w:val="00EC1FA2"/>
    <w:rsid w:val="00ED42A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9D768"/>
  <w15:docId w15:val="{E6756444-FC4F-4035-9142-3A2DDFC69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 w:type="character" w:styleId="CommentReference">
    <w:name w:val="annotation reference"/>
    <w:basedOn w:val="DefaultParagraphFont"/>
    <w:semiHidden/>
    <w:unhideWhenUsed/>
    <w:rsid w:val="004C4D0D"/>
    <w:rPr>
      <w:sz w:val="16"/>
      <w:szCs w:val="16"/>
    </w:rPr>
  </w:style>
  <w:style w:type="paragraph" w:styleId="CommentText">
    <w:name w:val="annotation text"/>
    <w:basedOn w:val="Normal"/>
    <w:link w:val="CommentTextChar"/>
    <w:semiHidden/>
    <w:unhideWhenUsed/>
    <w:rsid w:val="004C4D0D"/>
    <w:pPr>
      <w:spacing w:line="240" w:lineRule="auto"/>
    </w:pPr>
    <w:rPr>
      <w:sz w:val="20"/>
      <w:szCs w:val="20"/>
    </w:rPr>
  </w:style>
  <w:style w:type="character" w:customStyle="1" w:styleId="CommentTextChar">
    <w:name w:val="Comment Text Char"/>
    <w:basedOn w:val="DefaultParagraphFont"/>
    <w:link w:val="CommentText"/>
    <w:semiHidden/>
    <w:rsid w:val="004C4D0D"/>
    <w:rPr>
      <w:sz w:val="20"/>
      <w:szCs w:val="20"/>
    </w:rPr>
  </w:style>
  <w:style w:type="paragraph" w:styleId="CommentSubject">
    <w:name w:val="annotation subject"/>
    <w:basedOn w:val="CommentText"/>
    <w:next w:val="CommentText"/>
    <w:link w:val="CommentSubjectChar"/>
    <w:semiHidden/>
    <w:unhideWhenUsed/>
    <w:rsid w:val="004C4D0D"/>
    <w:rPr>
      <w:b/>
      <w:bCs/>
    </w:rPr>
  </w:style>
  <w:style w:type="character" w:customStyle="1" w:styleId="CommentSubjectChar">
    <w:name w:val="Comment Subject Char"/>
    <w:basedOn w:val="CommentTextChar"/>
    <w:link w:val="CommentSubject"/>
    <w:semiHidden/>
    <w:rsid w:val="004C4D0D"/>
    <w:rPr>
      <w:b/>
      <w:bCs/>
      <w:sz w:val="20"/>
      <w:szCs w:val="20"/>
    </w:rPr>
  </w:style>
  <w:style w:type="paragraph" w:styleId="Revision">
    <w:name w:val="Revision"/>
    <w:hidden/>
    <w:semiHidden/>
    <w:rsid w:val="00D666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hiny.marine.ie/speciesdash/" TargetMode="External"/><Relationship Id="rId26" Type="http://schemas.openxmlformats.org/officeDocument/2006/relationships/hyperlink" Target="https://catalinagomez.shinyapps.io/BRSApp/" TargetMode="External"/><Relationship Id="rId39" Type="http://schemas.openxmlformats.org/officeDocument/2006/relationships/hyperlink" Target="https://github.com/nafc-assess/NAFOdown" TargetMode="External"/><Relationship Id="rId3" Type="http://schemas.openxmlformats.org/officeDocument/2006/relationships/settings" Target="settings.xml"/><Relationship Id="rId21" Type="http://schemas.openxmlformats.org/officeDocument/2006/relationships/hyperlink" Target="https://puntapps.shinyapps.io/tunamse/" TargetMode="External"/><Relationship Id="rId34" Type="http://schemas.openxmlformats.org/officeDocument/2006/relationships/hyperlink" Target="https://CRAN.R-project.org/package=leaflet" TargetMode="External"/><Relationship Id="rId42" Type="http://schemas.openxmlformats.org/officeDocument/2006/relationships/hyperlink" Target="https://books.google.ca/books?id=UT9dAAAAIAAJ" TargetMode="External"/><Relationship Id="rId7" Type="http://schemas.openxmlformats.org/officeDocument/2006/relationships/hyperlink" Target="mailto:Paul.Regular@dfo-mpo.gc.ca" TargetMode="External"/><Relationship Id="rId12" Type="http://schemas.openxmlformats.org/officeDocument/2006/relationships/image" Target="media/image4.png"/><Relationship Id="rId17" Type="http://schemas.openxmlformats.org/officeDocument/2006/relationships/hyperlink" Target="https://openscience.cefas.co.uk/ma_tool/" TargetMode="External"/><Relationship Id="rId25" Type="http://schemas.openxmlformats.org/officeDocument/2006/relationships/hyperlink" Target="https://heatherwelch.shinyapps.io/beyond_temperature/" TargetMode="External"/><Relationship Id="rId33" Type="http://schemas.openxmlformats.org/officeDocument/2006/relationships/hyperlink" Target="https://CRAN.R-project.org/package=crosstalk" TargetMode="External"/><Relationship Id="rId38" Type="http://schemas.openxmlformats.org/officeDocument/2006/relationships/hyperlink" Target="https://www.R-project.or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PaulRegular/interactive-stock-assessment" TargetMode="External"/><Relationship Id="rId20" Type="http://schemas.openxmlformats.org/officeDocument/2006/relationships/hyperlink" Target="https://www.datalimitedtoolkit.org/demo" TargetMode="External"/><Relationship Id="rId29" Type="http://schemas.openxmlformats.org/officeDocument/2006/relationships/hyperlink" Target="https://CRAN.R-project.org/package=markdown" TargetMode="External"/><Relationship Id="rId41" Type="http://schemas.openxmlformats.org/officeDocument/2006/relationships/hyperlink" Target="https://plotly-book.cpsievert.m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fishecology.shinyapps.io/B-VBGM/" TargetMode="External"/><Relationship Id="rId32" Type="http://schemas.openxmlformats.org/officeDocument/2006/relationships/hyperlink" Target="https://CRAN.R-project.org/package=shiny" TargetMode="External"/><Relationship Id="rId37" Type="http://schemas.openxmlformats.org/officeDocument/2006/relationships/hyperlink" Target="https://CRAN.R-project.org/package=icesTAF" TargetMode="External"/><Relationship Id="rId40" Type="http://schemas.openxmlformats.org/officeDocument/2006/relationships/hyperlink" Target="http://www.rstudio.com/" TargetMode="External"/><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taf.ices.dk/app/about" TargetMode="External"/><Relationship Id="rId23" Type="http://schemas.openxmlformats.org/officeDocument/2006/relationships/hyperlink" Target="https://coastwatch.pfeg.noaa.gov/ecocast/explorer.html" TargetMode="External"/><Relationship Id="rId28" Type="http://schemas.openxmlformats.org/officeDocument/2006/relationships/hyperlink" Target="https://CRAN.R-project.org/package=flexdashboard" TargetMode="External"/><Relationship Id="rId36" Type="http://schemas.openxmlformats.org/officeDocument/2006/relationships/hyperlink" Target="https://doi.org/10.18637/jss.v070.i05" TargetMode="External"/><Relationship Id="rId10" Type="http://schemas.openxmlformats.org/officeDocument/2006/relationships/hyperlink" Target="https://github.com/Leaflet/Leaflet.markercluster" TargetMode="External"/><Relationship Id="rId19" Type="http://schemas.openxmlformats.org/officeDocument/2006/relationships/hyperlink" Target="https://shiny.marine.ie/stockbook/" TargetMode="External"/><Relationship Id="rId31" Type="http://schemas.openxmlformats.org/officeDocument/2006/relationships/hyperlink" Target="https://CRAN.R-project.org/package=shinydashboard"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incorporatingecosystemapproach.shinyapps.io/indiapp/" TargetMode="External"/><Relationship Id="rId27" Type="http://schemas.openxmlformats.org/officeDocument/2006/relationships/hyperlink" Target="https://ices-tools-dev.github.io/VISA_tool/hke.27.3a46-8abd.html" TargetMode="External"/><Relationship Id="rId30" Type="http://schemas.openxmlformats.org/officeDocument/2006/relationships/hyperlink" Target="https://github.com/pbs-assess/csasdown" TargetMode="External"/><Relationship Id="rId35" Type="http://schemas.openxmlformats.org/officeDocument/2006/relationships/hyperlink" Target="https://doi.org/10.1511/2014.111.460"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28</Pages>
  <Words>7165</Words>
  <Characters>40847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47917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Regular, Paul</cp:lastModifiedBy>
  <cp:revision>7</cp:revision>
  <dcterms:created xsi:type="dcterms:W3CDTF">2020-04-16T17:58:00Z</dcterms:created>
  <dcterms:modified xsi:type="dcterms:W3CDTF">2020-04-17T01:21:00Z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