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B918F" w14:textId="77777777" w:rsidR="00A271EA" w:rsidRDefault="00D71279">
      <w:pPr>
        <w:pStyle w:val="Title"/>
      </w:pPr>
      <w:r>
        <w:t>Improving the communication and accessibility of stock assessment using interactive visualization tools</w:t>
      </w:r>
    </w:p>
    <w:p w14:paraId="479BF1DE" w14:textId="77777777" w:rsidR="00A271EA" w:rsidRDefault="00D71279">
      <w:pPr>
        <w:pStyle w:val="Author"/>
      </w:pPr>
      <w:r>
        <w:t>Paul M. Regular, Gregory J. Robertson, Robert Rogers, Keith P. Lewis</w:t>
      </w:r>
    </w:p>
    <w:p w14:paraId="449AA019" w14:textId="77777777" w:rsidR="00A271EA" w:rsidRDefault="00D71279">
      <w:pPr>
        <w:pStyle w:val="Date"/>
      </w:pPr>
      <w:r>
        <w:t>Fisheries and Oceans Canada, Northwest Atlantic Fisheries Center, 80 East White Hills, St. John’s, Newfoundland and Labrador, A1C 5X1, Canada</w:t>
      </w:r>
    </w:p>
    <w:p w14:paraId="7AFCBFBC" w14:textId="77777777" w:rsidR="00A271EA" w:rsidRDefault="00D71279">
      <w:pPr>
        <w:pStyle w:val="Abstract"/>
      </w:pPr>
      <w:r>
        <w:rPr>
          <w:b/>
        </w:rPr>
        <w:t>Running title</w:t>
      </w:r>
      <w:r>
        <w:t>: Interactive stock assessment</w:t>
      </w:r>
    </w:p>
    <w:p w14:paraId="4D549BA3" w14:textId="77777777" w:rsidR="00A271EA" w:rsidRDefault="00D71279">
      <w:pPr>
        <w:pStyle w:val="Abstract"/>
      </w:pPr>
      <w:r>
        <w:rPr>
          <w:b/>
        </w:rPr>
        <w:t>Conflict of Interest Statement</w:t>
      </w:r>
      <w:r>
        <w:t>: The authors have no conflicts of interest to declare.</w:t>
      </w:r>
    </w:p>
    <w:p w14:paraId="41E39E4C" w14:textId="77777777" w:rsidR="00A271EA" w:rsidRDefault="00D71279">
      <w:pPr>
        <w:pStyle w:val="Abstract"/>
      </w:pPr>
      <w:r>
        <w:rPr>
          <w:b/>
        </w:rPr>
        <w:t>Data Availability Statement</w:t>
      </w:r>
      <w:r>
        <w:t>: Data sharing is not applicable to this article as no new data were created or analyzed in this study.</w:t>
      </w:r>
    </w:p>
    <w:p w14:paraId="543C9A88" w14:textId="77777777" w:rsidR="00A271EA" w:rsidRDefault="00D71279">
      <w:pPr>
        <w:pStyle w:val="Abstract"/>
      </w:pPr>
      <w:r>
        <w:rPr>
          <w:b/>
        </w:rPr>
        <w:lastRenderedPageBreak/>
        <w:t>Abstract</w:t>
      </w:r>
      <w:r>
        <w: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the process of communicating the results to stakeholders and fisheries managers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 and the resulting science advice is improved and widely supported.</w:t>
      </w:r>
    </w:p>
    <w:p w14:paraId="340133D7" w14:textId="77777777" w:rsidR="00A271EA" w:rsidRDefault="00D71279">
      <w:pPr>
        <w:pStyle w:val="Abstract"/>
      </w:pPr>
      <w:r>
        <w:rPr>
          <w:b/>
        </w:rPr>
        <w:t>Keywords</w:t>
      </w:r>
      <w:r>
        <w:t>: dashboard, data exploration, dynamic documents, integrated analysis, model validation, open stock assessment</w:t>
      </w:r>
    </w:p>
    <w:p w14:paraId="2D2E902E" w14:textId="7A16D3F7" w:rsidR="00A271EA" w:rsidRDefault="00D71279">
      <w:pPr>
        <w:pStyle w:val="FirstParagraph"/>
      </w:pPr>
      <w:r>
        <w:t xml:space="preserve">Quantitative stock assessment plays a central role in modern fisheries management (Hilborn &amp; Walters, 1992).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 (Maunder &amp; Punt, 2013). For well-monitored stocks, the challenge has shifted from having sufficient data and information for </w:t>
      </w:r>
      <w:r>
        <w:lastRenderedPageBreak/>
        <w:t xml:space="preserve">providing sound advice on stock status, to presenting large quantities of data and output from increasingly complex statistical models in a meaningful way. Traditional formats (e.g. slides) </w:t>
      </w:r>
      <w:ins w:id="0" w:author="Lewis, Keith" w:date="2019-09-18T12:05:00Z">
        <w:r w:rsidR="003450B3">
          <w:t>for</w:t>
        </w:r>
      </w:ins>
      <w:del w:id="1" w:author="Lewis, Keith" w:date="2019-09-18T12:05:00Z">
        <w:r w:rsidDel="003450B3">
          <w:delText>of</w:delText>
        </w:r>
      </w:del>
      <w:r>
        <w:t xml:space="preserve"> presenting information at stakeholder meetings</w:t>
      </w:r>
      <w:del w:id="2" w:author="Lewis, Keith" w:date="2019-09-18T12:05:00Z">
        <w:r w:rsidDel="003450B3">
          <w:delText>, and to fisheries managers,</w:delText>
        </w:r>
      </w:del>
      <w:r>
        <w:t xml:space="preserve"> are </w:t>
      </w:r>
      <w:del w:id="3" w:author="Lewis, Keith" w:date="2019-09-18T12:05:00Z">
        <w:r w:rsidDel="003450B3">
          <w:delText xml:space="preserve">simply </w:delText>
        </w:r>
      </w:del>
      <w:ins w:id="4" w:author="Lewis, Keith" w:date="2019-09-18T12:05:00Z">
        <w:r w:rsidR="003450B3">
          <w:t xml:space="preserve">often </w:t>
        </w:r>
      </w:ins>
      <w:r>
        <w:t xml:space="preserve">insufficient to convey the richness of </w:t>
      </w:r>
      <w:commentRangeStart w:id="5"/>
      <w:r>
        <w:t>information available</w:t>
      </w:r>
      <w:commentRangeEnd w:id="5"/>
      <w:r w:rsidR="003450B3">
        <w:rPr>
          <w:rStyle w:val="CommentReference"/>
        </w:rPr>
        <w:commentReference w:id="5"/>
      </w:r>
      <w:r w:rsidR="002C7E78">
        <w:t xml:space="preserve"> and the static and sequential nature of these formats can stifle meaningful discussions</w:t>
      </w:r>
      <w:del w:id="6" w:author="Lewis, Keith" w:date="2019-09-18T12:07:00Z">
        <w:r w:rsidDel="003450B3">
          <w:delText xml:space="preserve"> as important details and patterns tend to get lost under the sheer volume of output</w:delText>
        </w:r>
      </w:del>
      <w:r>
        <w:t>. A solution to this problem is the effective use of interactive visualization tools (Keena, Etman, Draper, Pinheiro, &amp; Dyson, 2016). These are common tools we use every day on a range of web sites, but their use is no longer restricted to web site developers as these tools are being integrated into software commonly used by the research community. As a result, an increasing number of scientists across a wide range of disciplines are starting to apply interactive visualization tools to explore and communicate their results (e.g. Jones et al., 2016; Letcher et al., 2018; Yeatman, Richie-Halford, Smith, Keshavan, &amp; Rokem, 2018). This trend includes fisheries research and many of these tools, and the code used to produce them, are available online (see Appendix A for examples).</w:t>
      </w:r>
    </w:p>
    <w:p w14:paraId="6E5DFCB7" w14:textId="77777777" w:rsidR="00A271EA" w:rsidRDefault="00D71279">
      <w:pPr>
        <w:pStyle w:val="BodyText"/>
      </w:pPr>
      <w:r>
        <w:t xml:space="preserve">Here we aim to demonstrate how interactive visualization tools provide an efficient and effective means of exploring and communicating the ever-expanding array of data inputs and model outputs. First, we focus on data that are commonly presented in stock assessments and use interactive plots to simplify the detailed exploration of data from long-term monitoring programs program. Second, we focus on the modeling aspect of stock assessment and demonstrate how dynamic and interactive data visualizations can be used to explore, diagnose and communicate results from an integrated assessment model. This structure corresponds to two important steps in the stock assessment process: 1) </w:t>
      </w:r>
      <w:commentRangeStart w:id="7"/>
      <w:r>
        <w:t>knowing the data</w:t>
      </w:r>
      <w:commentRangeEnd w:id="7"/>
      <w:r w:rsidR="003450B3">
        <w:rPr>
          <w:rStyle w:val="CommentReference"/>
        </w:rPr>
        <w:commentReference w:id="7"/>
      </w:r>
      <w:r>
        <w:t>, and 2) data modeling.</w:t>
      </w:r>
    </w:p>
    <w:p w14:paraId="26B4E7AD" w14:textId="77777777" w:rsidR="00A271EA" w:rsidRDefault="00D71279">
      <w:pPr>
        <w:pStyle w:val="Heading1"/>
      </w:pPr>
      <w:bookmarkStart w:id="8" w:name="knowing-the-data"/>
      <w:r>
        <w:lastRenderedPageBreak/>
        <w:t>Knowing the data</w:t>
      </w:r>
      <w:bookmarkEnd w:id="8"/>
    </w:p>
    <w:p w14:paraId="0528A09B" w14:textId="61E8C942" w:rsidR="00A271EA" w:rsidRDefault="00D71279">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 “fishery-independent” 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w:t>
      </w:r>
      <w:commentRangeStart w:id="9"/>
      <w:r>
        <w:t>All of the above-mentioned data sets are complex</w:t>
      </w:r>
      <w:commentRangeEnd w:id="9"/>
      <w:r w:rsidR="00474433">
        <w:rPr>
          <w:rStyle w:val="CommentReference"/>
        </w:rPr>
        <w:commentReference w:id="9"/>
      </w:r>
      <w:r>
        <w:t xml:space="preserve"> and as the volume and variety of these data increases, </w:t>
      </w:r>
      <w:ins w:id="10" w:author="Lewis, Keith" w:date="2019-09-18T13:18:00Z">
        <w:r w:rsidR="00474433">
          <w:t xml:space="preserve">Although plotting data is a </w:t>
        </w:r>
        <w:proofErr w:type="spellStart"/>
        <w:r w:rsidR="00474433">
          <w:t>well recognized</w:t>
        </w:r>
        <w:proofErr w:type="spellEnd"/>
        <w:r w:rsidR="00474433">
          <w:t xml:space="preserve"> tool for data exploration</w:t>
        </w:r>
      </w:ins>
      <w:ins w:id="11" w:author="Lewis, Keith" w:date="2019-09-18T13:20:00Z">
        <w:r w:rsidR="00474433">
          <w:t xml:space="preserve"> (cite Tukey if needed)</w:t>
        </w:r>
      </w:ins>
      <w:ins w:id="12" w:author="Lewis, Keith" w:date="2019-09-18T13:18:00Z">
        <w:r w:rsidR="00474433">
          <w:t xml:space="preserve">, </w:t>
        </w:r>
      </w:ins>
      <w:r>
        <w:t xml:space="preserve">it becomes more difficult to be aware of the details </w:t>
      </w:r>
      <w:del w:id="13" w:author="Lewis, Keith" w:date="2019-09-18T13:19:00Z">
        <w:r w:rsidDel="00474433">
          <w:delText xml:space="preserve">of each data set </w:delText>
        </w:r>
      </w:del>
      <w:r>
        <w:t>and discover key patterns within each</w:t>
      </w:r>
      <w:ins w:id="14" w:author="Lewis, Keith" w:date="2019-09-18T13:19:00Z">
        <w:r w:rsidR="00474433">
          <w:t xml:space="preserve"> data set as they grow in volume and variety</w:t>
        </w:r>
      </w:ins>
      <w:r>
        <w:t xml:space="preserve">. </w:t>
      </w:r>
      <w:commentRangeStart w:id="15"/>
      <w:r>
        <w:t>This</w:t>
      </w:r>
      <w:commentRangeEnd w:id="15"/>
      <w:r w:rsidR="00474433">
        <w:rPr>
          <w:rStyle w:val="CommentReference"/>
        </w:rPr>
        <w:commentReference w:id="15"/>
      </w:r>
      <w:r>
        <w:t xml:space="preserve"> challenge can be mediated, to a deg</w:t>
      </w:r>
      <w:bookmarkStart w:id="16" w:name="_GoBack"/>
      <w:bookmarkEnd w:id="16"/>
      <w:r>
        <w:t xml:space="preserve">ree, by the application of interactive visualization tools </w:t>
      </w:r>
      <w:del w:id="17" w:author="Lewis, Keith" w:date="2019-09-18T13:17:00Z">
        <w:r w:rsidDel="00474433">
          <w:delText>as that they</w:delText>
        </w:r>
      </w:del>
      <w:ins w:id="18" w:author="Lewis, Keith" w:date="2019-09-18T13:17:00Z">
        <w:r w:rsidR="00474433">
          <w:t>that</w:t>
        </w:r>
      </w:ins>
      <w:r>
        <w:t xml:space="preserve"> allow detailed exploration of the data behind a </w:t>
      </w:r>
      <w:ins w:id="19" w:author="Lewis, Keith" w:date="2019-09-18T13:19:00Z">
        <w:r w:rsidR="00474433">
          <w:t xml:space="preserve">given </w:t>
        </w:r>
      </w:ins>
      <w:commentRangeStart w:id="20"/>
      <w:r>
        <w:t>plot</w:t>
      </w:r>
      <w:commentRangeEnd w:id="20"/>
      <w:r w:rsidR="00474433">
        <w:rPr>
          <w:rStyle w:val="CommentReference"/>
        </w:rPr>
        <w:commentReference w:id="20"/>
      </w:r>
      <w:r>
        <w:t xml:space="preserve">. For instance, the ability to zoom in on features or areas of interest, turn off layers and hover over specific points to reveal more information creates an interactive user-driven experience that expedites </w:t>
      </w:r>
      <w:ins w:id="21" w:author="Lewis, Keith" w:date="2019-09-18T13:16:00Z">
        <w:r w:rsidR="00474433">
          <w:t xml:space="preserve">data </w:t>
        </w:r>
      </w:ins>
      <w:r>
        <w:t>exploration</w:t>
      </w:r>
      <w:del w:id="22" w:author="Lewis, Keith" w:date="2019-09-18T13:16:00Z">
        <w:r w:rsidDel="00474433">
          <w:delText>s of data</w:delText>
        </w:r>
      </w:del>
      <w:r>
        <w:t xml:space="preserve">. </w:t>
      </w:r>
      <w:del w:id="23" w:author="Lewis, Keith" w:date="2019-09-18T13:16:00Z">
        <w:r w:rsidDel="00474433">
          <w:delText>This is exemplified</w:delText>
        </w:r>
      </w:del>
      <w:ins w:id="24" w:author="Lewis, Keith" w:date="2019-09-18T13:16:00Z">
        <w:r w:rsidR="00474433">
          <w:t>These abilities are illustrated</w:t>
        </w:r>
      </w:ins>
      <w:r>
        <w:t xml:space="preserve"> by two recently developed interactive tools: 1) a tool designed to quickly examine fishery-independent survey data; and 2) an interactive mapping tool developed for the exploration of a long-term tagging study.</w:t>
      </w:r>
      <w:r w:rsidR="008C5970">
        <w:t xml:space="preserve"> </w:t>
      </w:r>
    </w:p>
    <w:p w14:paraId="02A61C1A" w14:textId="77777777" w:rsidR="00A271EA" w:rsidRDefault="00D71279">
      <w:pPr>
        <w:pStyle w:val="Heading2"/>
      </w:pPr>
      <w:bookmarkStart w:id="25" w:name="survey-data"/>
      <w:r>
        <w:lastRenderedPageBreak/>
        <w:t xml:space="preserve">Survey </w:t>
      </w:r>
      <w:commentRangeStart w:id="26"/>
      <w:r>
        <w:t>data</w:t>
      </w:r>
      <w:bookmarkEnd w:id="25"/>
      <w:commentRangeEnd w:id="26"/>
      <w:r w:rsidR="00474433">
        <w:rPr>
          <w:rStyle w:val="CommentReference"/>
          <w:rFonts w:asciiTheme="minorHAnsi" w:eastAsiaTheme="minorHAnsi" w:hAnsiTheme="minorHAnsi" w:cstheme="minorBidi"/>
          <w:b w:val="0"/>
          <w:bCs w:val="0"/>
          <w:color w:val="auto"/>
        </w:rPr>
        <w:commentReference w:id="26"/>
      </w:r>
    </w:p>
    <w:p w14:paraId="3990B0FE" w14:textId="77777777" w:rsidR="00CC485A" w:rsidRDefault="00D71279">
      <w:pPr>
        <w:pStyle w:val="FirstParagraph"/>
        <w:rPr>
          <w:ins w:id="27" w:author="Lewis, Keith" w:date="2019-09-18T13:27:00Z"/>
        </w:rPr>
      </w:pPr>
      <w:r>
        <w:t>Fisheries and Oceans Canada (DFO) has been conducting a multi-species stratified-random survey across the Newfoundland and Labrador shelf since the 1970s (Rideout &amp; Ings, 2018).</w:t>
      </w:r>
      <w:del w:id="28" w:author="Lewis, Keith" w:date="2019-09-18T13:20:00Z">
        <w:r w:rsidDel="00474433">
          <w:delText xml:space="preserve"> Currently, t</w:delText>
        </w:r>
      </w:del>
      <w:ins w:id="29" w:author="Lewis, Keith" w:date="2019-09-18T13:20:00Z">
        <w:r w:rsidR="00474433">
          <w:t>T</w:t>
        </w:r>
      </w:ins>
      <w:r>
        <w:t xml:space="preserve">hese data are analyzed using a standard stratified analysis via a locally developed R package called RStrap (for details on methodology see Smith &amp; Somerton, 1981). Both the inputs and outputs from the </w:t>
      </w:r>
      <w:proofErr w:type="spellStart"/>
      <w:ins w:id="30" w:author="Lewis, Keith" w:date="2019-09-18T13:21:00Z">
        <w:r w:rsidR="00474433">
          <w:t>RStrap</w:t>
        </w:r>
        <w:proofErr w:type="spellEnd"/>
        <w:r w:rsidR="00474433">
          <w:t xml:space="preserve"> </w:t>
        </w:r>
      </w:ins>
      <w:r>
        <w:t xml:space="preserve">analysis are very large and, depending on the species, the time-series may include &gt; 40 years and span the majority of the Newfoundland and Labrador shelf. In order for people to quickly and </w:t>
      </w:r>
      <w:proofErr w:type="spellStart"/>
      <w:r>
        <w:t>reliabil</w:t>
      </w:r>
      <w:ins w:id="31" w:author="Lewis, Keith" w:date="2019-09-18T13:23:00Z">
        <w:r w:rsidR="00CC485A">
          <w:t>y</w:t>
        </w:r>
      </w:ins>
      <w:proofErr w:type="spellEnd"/>
      <w:del w:id="32" w:author="Lewis, Keith" w:date="2019-09-18T13:23:00Z">
        <w:r w:rsidDel="00CC485A">
          <w:delText>ity</w:delText>
        </w:r>
      </w:del>
      <w:r>
        <w:t xml:space="preserve"> explore these data </w:t>
      </w:r>
      <w:commentRangeStart w:id="33"/>
      <w:r>
        <w:t>without iteratively modifying R scripts</w:t>
      </w:r>
      <w:commentRangeEnd w:id="33"/>
      <w:r w:rsidR="00474433">
        <w:rPr>
          <w:rStyle w:val="CommentReference"/>
        </w:rPr>
        <w:commentReference w:id="33"/>
      </w:r>
      <w:r>
        <w:t xml:space="preserve">, an </w:t>
      </w:r>
      <w:commentRangeStart w:id="34"/>
      <w:r>
        <w:t>app</w:t>
      </w:r>
      <w:ins w:id="35" w:author="Lewis, Keith" w:date="2019-09-18T13:28:00Z">
        <w:r w:rsidR="00CC485A">
          <w:t>lication (hereaf</w:t>
        </w:r>
      </w:ins>
      <w:ins w:id="36" w:author="Lewis, Keith" w:date="2019-09-18T13:29:00Z">
        <w:r w:rsidR="00CC485A">
          <w:t xml:space="preserve">ter called </w:t>
        </w:r>
        <w:proofErr w:type="spellStart"/>
        <w:r w:rsidR="00CC485A">
          <w:t>RStrap</w:t>
        </w:r>
        <w:proofErr w:type="spellEnd"/>
        <w:r w:rsidR="00CC485A">
          <w:t xml:space="preserve"> Explorer)</w:t>
        </w:r>
      </w:ins>
      <w:r>
        <w:t xml:space="preserve"> </w:t>
      </w:r>
      <w:commentRangeEnd w:id="34"/>
      <w:r w:rsidR="00474433">
        <w:rPr>
          <w:rStyle w:val="CommentReference"/>
        </w:rPr>
        <w:commentReference w:id="34"/>
      </w:r>
      <w:r>
        <w:t xml:space="preserve">was built using a combination </w:t>
      </w:r>
      <w:commentRangeStart w:id="37"/>
      <w:r>
        <w:t xml:space="preserve">of shiny (Chang et al., 2018), crosstalk (Cheng, 2016), flexdashboard (Allaire, 2017), plotly (Sievert, 2018), and R Markdown </w:t>
      </w:r>
      <w:commentRangeEnd w:id="37"/>
      <w:r w:rsidR="00CC485A">
        <w:rPr>
          <w:rStyle w:val="CommentReference"/>
        </w:rPr>
        <w:commentReference w:id="37"/>
      </w:r>
      <w:r>
        <w:t>(</w:t>
      </w:r>
      <w:proofErr w:type="spellStart"/>
      <w:r>
        <w:t>Allaire</w:t>
      </w:r>
      <w:proofErr w:type="spellEnd"/>
      <w:r>
        <w:t xml:space="preserve">, Horner, </w:t>
      </w:r>
      <w:proofErr w:type="spellStart"/>
      <w:r>
        <w:t>Xie</w:t>
      </w:r>
      <w:proofErr w:type="spellEnd"/>
      <w:r>
        <w:t xml:space="preserve">, Marti, &amp; Porte, 2018) all within the framework of the R programming language (R Core Team, 2017) and the RStudio IDE (RStudio Team, 2015). </w:t>
      </w:r>
      <w:ins w:id="38" w:author="Lewis, Keith" w:date="2019-09-18T13:29:00Z">
        <w:r w:rsidR="00CC485A">
          <w:t xml:space="preserve">Originally, </w:t>
        </w:r>
      </w:ins>
      <w:del w:id="39" w:author="Lewis, Keith" w:date="2019-09-18T13:29:00Z">
        <w:r w:rsidDel="00CC485A">
          <w:delText>T</w:delText>
        </w:r>
      </w:del>
      <w:ins w:id="40" w:author="Lewis, Keith" w:date="2019-09-18T13:29:00Z">
        <w:r w:rsidR="00CC485A">
          <w:t>t</w:t>
        </w:r>
      </w:ins>
      <w:r>
        <w:t xml:space="preserve">he </w:t>
      </w:r>
      <w:proofErr w:type="spellStart"/>
      <w:ins w:id="41" w:author="Lewis, Keith" w:date="2019-09-18T13:29:00Z">
        <w:r w:rsidR="00CC485A">
          <w:t>RStrap</w:t>
        </w:r>
        <w:proofErr w:type="spellEnd"/>
        <w:r w:rsidR="00CC485A">
          <w:t xml:space="preserve"> Explorer </w:t>
        </w:r>
      </w:ins>
      <w:del w:id="42" w:author="Lewis, Keith" w:date="2019-09-18T13:29:00Z">
        <w:r w:rsidDel="00CC485A">
          <w:delText>app started a</w:delText>
        </w:r>
      </w:del>
      <w:del w:id="43" w:author="Lewis, Keith" w:date="2019-09-18T13:30:00Z">
        <w:r w:rsidDel="00CC485A">
          <w:delText>s</w:delText>
        </w:r>
      </w:del>
      <w:ins w:id="44" w:author="Lewis, Keith" w:date="2019-09-18T13:30:00Z">
        <w:r w:rsidR="00CC485A">
          <w:t>provided</w:t>
        </w:r>
      </w:ins>
      <w:r>
        <w:t xml:space="preserve"> a way to visualize estimates of biomass and abundance trends of specific species using the </w:t>
      </w:r>
      <w:proofErr w:type="spellStart"/>
      <w:r>
        <w:t>flexdashboard</w:t>
      </w:r>
      <w:proofErr w:type="spellEnd"/>
      <w:r>
        <w:t xml:space="preserve"> package</w:t>
      </w:r>
      <w:ins w:id="45" w:author="Lewis, Keith" w:date="2019-09-18T13:24:00Z">
        <w:r w:rsidR="00CC485A">
          <w:t xml:space="preserve">.  </w:t>
        </w:r>
      </w:ins>
      <w:del w:id="46" w:author="Lewis, Keith" w:date="2019-09-18T13:24:00Z">
        <w:r w:rsidDel="00CC485A">
          <w:delText>, however, s</w:delText>
        </w:r>
      </w:del>
      <w:ins w:id="47" w:author="Lewis, Keith" w:date="2019-09-18T13:24:00Z">
        <w:r w:rsidR="00CC485A">
          <w:t>S</w:t>
        </w:r>
      </w:ins>
      <w:r>
        <w:t xml:space="preserve">hiny was latter applied </w:t>
      </w:r>
      <w:del w:id="48" w:author="Lewis, Keith" w:date="2019-09-18T13:24:00Z">
        <w:r w:rsidDel="00CC485A">
          <w:delText>as i</w:delText>
        </w:r>
      </w:del>
      <w:r>
        <w:t>t</w:t>
      </w:r>
      <w:ins w:id="49" w:author="Lewis, Keith" w:date="2019-09-18T13:24:00Z">
        <w:r w:rsidR="00CC485A">
          <w:t>o</w:t>
        </w:r>
      </w:ins>
      <w:r>
        <w:t xml:space="preserve"> allow</w:t>
      </w:r>
      <w:del w:id="50" w:author="Lewis, Keith" w:date="2019-09-18T13:24:00Z">
        <w:r w:rsidDel="00CC485A">
          <w:delText>s</w:delText>
        </w:r>
      </w:del>
      <w:r>
        <w:t xml:space="preserve"> </w:t>
      </w:r>
      <w:commentRangeStart w:id="51"/>
      <w:r>
        <w:t xml:space="preserve">stratified analyses to be run in the background </w:t>
      </w:r>
      <w:commentRangeEnd w:id="51"/>
      <w:r w:rsidR="00CC485A">
        <w:rPr>
          <w:rStyle w:val="CommentReference"/>
        </w:rPr>
        <w:commentReference w:id="51"/>
      </w:r>
      <w:r>
        <w:t xml:space="preserve">and therefore allows the user to dynamically explore estimates from multiple species in the one session. Both crosstalk and plotly were incorporated to allow the user to interact with the data. </w:t>
      </w:r>
    </w:p>
    <w:p w14:paraId="7EE2C5CE" w14:textId="77777777" w:rsidR="00A271EA" w:rsidRDefault="00D71279">
      <w:pPr>
        <w:pStyle w:val="FirstParagraph"/>
      </w:pPr>
      <w:r>
        <w:t xml:space="preserve">The </w:t>
      </w:r>
      <w:proofErr w:type="spellStart"/>
      <w:ins w:id="52" w:author="Lewis, Keith" w:date="2019-09-18T13:29:00Z">
        <w:r w:rsidR="00CC485A">
          <w:t>RStrap</w:t>
        </w:r>
        <w:proofErr w:type="spellEnd"/>
        <w:r w:rsidR="00CC485A">
          <w:t xml:space="preserve"> Explorer </w:t>
        </w:r>
      </w:ins>
      <w:del w:id="53" w:author="Lewis, Keith" w:date="2019-09-18T13:29:00Z">
        <w:r w:rsidDel="00CC485A">
          <w:delText xml:space="preserve">app </w:delText>
        </w:r>
      </w:del>
      <w:r>
        <w:t>contains four primary tabs</w:t>
      </w:r>
      <w:ins w:id="54" w:author="Lewis, Keith" w:date="2019-09-18T13:30:00Z">
        <w:r w:rsidR="00CC485A">
          <w:t>.</w:t>
        </w:r>
      </w:ins>
      <w:r>
        <w:t xml:space="preserve"> </w:t>
      </w:r>
      <w:del w:id="55" w:author="Lewis, Keith" w:date="2019-09-18T13:31:00Z">
        <w:r w:rsidDel="00CC485A">
          <w:delText>(</w:delText>
        </w:r>
      </w:del>
      <w:del w:id="56" w:author="Lewis, Keith" w:date="2019-09-18T13:30:00Z">
        <w:r w:rsidDel="00CC485A">
          <w:delText>“Survey Indices”</w:delText>
        </w:r>
      </w:del>
      <w:del w:id="57" w:author="Lewis, Keith" w:date="2019-09-18T13:31:00Z">
        <w:r w:rsidDel="00CC485A">
          <w:delText xml:space="preserve">, “Age &amp; Length Distributions”, “Recruitment”, and “Help”) </w:delText>
        </w:r>
      </w:del>
      <w:ins w:id="58" w:author="Lewis, Keith" w:date="2019-09-18T13:30:00Z">
        <w:r w:rsidR="00CC485A">
          <w:t xml:space="preserve">“Survey Indices” </w:t>
        </w:r>
      </w:ins>
      <w:r>
        <w:t>contain</w:t>
      </w:r>
      <w:ins w:id="59" w:author="Lewis, Keith" w:date="2019-09-18T13:30:00Z">
        <w:r w:rsidR="00CC485A">
          <w:t>s</w:t>
        </w:r>
      </w:ins>
      <w:del w:id="60" w:author="Lewis, Keith" w:date="2019-09-18T13:30:00Z">
        <w:r w:rsidDel="00CC485A">
          <w:delText>ing</w:delText>
        </w:r>
      </w:del>
      <w:r>
        <w:t xml:space="preserve"> stock level estimates of biomass (Figure 1)</w:t>
      </w:r>
      <w:ins w:id="61" w:author="Lewis, Keith" w:date="2019-09-18T13:30:00Z">
        <w:r w:rsidR="00CC485A">
          <w:t xml:space="preserve">, </w:t>
        </w:r>
      </w:ins>
      <w:r>
        <w:t xml:space="preserve"> </w:t>
      </w:r>
      <w:ins w:id="62" w:author="Lewis, Keith" w:date="2019-09-18T13:30:00Z">
        <w:r w:rsidR="00CC485A">
          <w:t>“Age &amp; Length Distributions” contains</w:t>
        </w:r>
      </w:ins>
      <w:del w:id="63" w:author="Lewis, Keith" w:date="2019-09-18T13:30:00Z">
        <w:r w:rsidDel="00CC485A">
          <w:delText>and</w:delText>
        </w:r>
      </w:del>
      <w:r>
        <w:t xml:space="preserve"> abundance, mean numbers and weights per standardized survey tow, stock level biomass broken out by division, age and length frequencies (Figure 2), and </w:t>
      </w:r>
      <w:ins w:id="64" w:author="Lewis, Keith" w:date="2019-09-18T13:31:00Z">
        <w:r w:rsidR="00CC485A">
          <w:t xml:space="preserve">“Recruitment” displays </w:t>
        </w:r>
      </w:ins>
      <w:r>
        <w:t xml:space="preserve">recruitment indices. </w:t>
      </w:r>
      <w:ins w:id="65" w:author="Lewis, Keith" w:date="2019-09-18T13:31:00Z">
        <w:r w:rsidR="00CC485A">
          <w:t xml:space="preserve">There is also a “Help” </w:t>
        </w:r>
        <w:r w:rsidR="00CC485A">
          <w:lastRenderedPageBreak/>
          <w:t xml:space="preserve">tab.  </w:t>
        </w:r>
      </w:ins>
      <w:del w:id="66" w:author="Lewis, Keith" w:date="2019-09-18T13:28:00Z">
        <w:r w:rsidDel="00CC485A">
          <w:delText xml:space="preserve">The number of potential inputs to RStrap are rather large and most do not need to be modified. Some inputs however, do require modification. </w:delText>
        </w:r>
      </w:del>
      <w:r>
        <w:t xml:space="preserve">The input interface on the RStrap Explorer </w:t>
      </w:r>
      <w:del w:id="67" w:author="Lewis, Keith" w:date="2019-09-18T13:29:00Z">
        <w:r w:rsidDel="00CC485A">
          <w:delText xml:space="preserve">app </w:delText>
        </w:r>
      </w:del>
      <w:r>
        <w:t xml:space="preserve">is divided into two parts: basic and advanced inputs. Basic inputs are those like species, season, and survey year(s). </w:t>
      </w:r>
      <w:commentRangeStart w:id="68"/>
      <w:r>
        <w:t xml:space="preserve">Advanced inputs allow the user to select unconverted data (default) or converted data (which allows for a single complete time-series to be used as opposed to time-series broken by changes in survey gear) and select whether they would like analyses conducted by length and/or age, among others. </w:t>
      </w:r>
      <w:commentRangeEnd w:id="68"/>
      <w:r w:rsidR="00CC485A">
        <w:rPr>
          <w:rStyle w:val="CommentReference"/>
        </w:rPr>
        <w:commentReference w:id="68"/>
      </w:r>
      <w:r>
        <w:t xml:space="preserve">This </w:t>
      </w:r>
      <w:proofErr w:type="spellStart"/>
      <w:ins w:id="69" w:author="Lewis, Keith" w:date="2019-09-18T13:32:00Z">
        <w:r w:rsidR="00CC485A">
          <w:t>RStrap</w:t>
        </w:r>
        <w:proofErr w:type="spellEnd"/>
        <w:r w:rsidR="00CC485A">
          <w:t xml:space="preserve"> Explorer</w:t>
        </w:r>
        <w:r w:rsidR="00CC485A" w:rsidDel="00CC485A">
          <w:t xml:space="preserve"> </w:t>
        </w:r>
      </w:ins>
      <w:del w:id="70" w:author="Lewis, Keith" w:date="2019-09-18T13:32:00Z">
        <w:r w:rsidDel="00CC485A">
          <w:delText xml:space="preserve">app </w:delText>
        </w:r>
      </w:del>
      <w:r>
        <w:t>was built for data exploration and allow the user to obtain quick and easy visualization of survey data, but is not meant to replace the through data checking and analysis required for formal stock assessment.</w:t>
      </w:r>
    </w:p>
    <w:p w14:paraId="5CCB7642" w14:textId="77777777" w:rsidR="00A271EA" w:rsidRDefault="00D71279">
      <w:r>
        <w:rPr>
          <w:noProof/>
        </w:rPr>
        <w:drawing>
          <wp:inline distT="0" distB="0" distL="0" distR="0" wp14:anchorId="702A1859" wp14:editId="19F50B2A">
            <wp:extent cx="5943600" cy="2996565"/>
            <wp:effectExtent l="0" t="0" r="0" b="0"/>
            <wp:docPr id="1" name="Picture" descr="Figure 1: - Screen shot of RStrap Explorer tool, using flexdashboard, plotly, and shiny. On the left side of the figure, one can see the “Basic Inputs” sidebar, which is fixed across all pages and allows the user to specify the species, NAFO Divisions, season, and survey years of interest. The “Biomass Index” sub-tab is illustrated here. This sub-tab shows the unconverted time-series of biomass data with 95% confidence intervals (Engle and Campelen)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wp:cNvGraphicFramePr/>
            <a:graphic xmlns:a="http://schemas.openxmlformats.org/drawingml/2006/main">
              <a:graphicData uri="http://schemas.openxmlformats.org/drawingml/2006/picture">
                <pic:pic xmlns:pic="http://schemas.openxmlformats.org/drawingml/2006/picture">
                  <pic:nvPicPr>
                    <pic:cNvPr id="0" name="Picture" descr="figures/RStrap_dashboard_biomass.png"/>
                    <pic:cNvPicPr>
                      <a:picLocks noChangeAspect="1" noChangeArrowheads="1"/>
                    </pic:cNvPicPr>
                  </pic:nvPicPr>
                  <pic:blipFill>
                    <a:blip r:embed="rId9"/>
                    <a:stretch>
                      <a:fillRect/>
                    </a:stretch>
                  </pic:blipFill>
                  <pic:spPr bwMode="auto">
                    <a:xfrm>
                      <a:off x="0" y="0"/>
                      <a:ext cx="5943600" cy="2996565"/>
                    </a:xfrm>
                    <a:prstGeom prst="rect">
                      <a:avLst/>
                    </a:prstGeom>
                    <a:noFill/>
                    <a:ln w="9525">
                      <a:noFill/>
                      <a:headEnd/>
                      <a:tailEnd/>
                    </a:ln>
                  </pic:spPr>
                </pic:pic>
              </a:graphicData>
            </a:graphic>
          </wp:inline>
        </w:drawing>
      </w:r>
    </w:p>
    <w:p w14:paraId="048496B9" w14:textId="77777777" w:rsidR="00A271EA" w:rsidRDefault="00D71279">
      <w:pPr>
        <w:pStyle w:val="ImageCaption"/>
      </w:pPr>
      <w:r>
        <w:t xml:space="preserve">Figure 1: - Screen shot of RStrap Explorer tool, using flexdashboard, plotly, and shiny. On the left side of the figure, </w:t>
      </w:r>
      <w:del w:id="71" w:author="Lewis, Keith" w:date="2019-09-18T13:32:00Z">
        <w:r w:rsidDel="00CC485A">
          <w:delText>one can see</w:delText>
        </w:r>
      </w:del>
      <w:ins w:id="72" w:author="Lewis, Keith" w:date="2019-09-18T13:32:00Z">
        <w:r w:rsidR="00CC485A">
          <w:t>are</w:t>
        </w:r>
      </w:ins>
      <w:r>
        <w:t xml:space="preserve"> the “Basic Inputs” sidebar, which is fixed across all pages and allows the user to specify the species, NAFO Divisions, season, and survey years of interest. The “Biomass Index” sub-tab is illustrated here. This sub-tab shows the unconverted time-series of biomass data with 95% confidence intervals (</w:t>
      </w:r>
      <w:commentRangeStart w:id="73"/>
      <w:r>
        <w:t xml:space="preserve">Engle and </w:t>
      </w:r>
      <w:proofErr w:type="spellStart"/>
      <w:r>
        <w:t>Campele</w:t>
      </w:r>
      <w:commentRangeEnd w:id="73"/>
      <w:r w:rsidR="00CC485A">
        <w:rPr>
          <w:rStyle w:val="CommentReference"/>
        </w:rPr>
        <w:commentReference w:id="73"/>
      </w:r>
      <w:r>
        <w:t>n</w:t>
      </w:r>
      <w:proofErr w:type="spellEnd"/>
      <w:r>
        <w:t>) for both cod (</w:t>
      </w:r>
      <w:proofErr w:type="spellStart"/>
      <w:r>
        <w:rPr>
          <w:i/>
        </w:rPr>
        <w:t>Gadus</w:t>
      </w:r>
      <w:proofErr w:type="spellEnd"/>
      <w:r>
        <w:rPr>
          <w:i/>
        </w:rPr>
        <w:t xml:space="preserve"> </w:t>
      </w:r>
      <w:proofErr w:type="spellStart"/>
      <w:r>
        <w:rPr>
          <w:i/>
        </w:rPr>
        <w:lastRenderedPageBreak/>
        <w:t>morhua</w:t>
      </w:r>
      <w:proofErr w:type="spellEnd"/>
      <w:del w:id="74" w:author="Lewis, Keith" w:date="2019-09-18T13:33:00Z">
        <w:r w:rsidDel="00135138">
          <w:delText>; species code 438</w:delText>
        </w:r>
      </w:del>
      <w:r>
        <w:t>) and American Plaice (</w:t>
      </w:r>
      <w:proofErr w:type="spellStart"/>
      <w:r>
        <w:rPr>
          <w:i/>
        </w:rPr>
        <w:t>Hippoglossoides</w:t>
      </w:r>
      <w:proofErr w:type="spellEnd"/>
      <w:r>
        <w:rPr>
          <w:i/>
        </w:rPr>
        <w:t xml:space="preserve"> </w:t>
      </w:r>
      <w:proofErr w:type="spellStart"/>
      <w:r>
        <w:rPr>
          <w:i/>
        </w:rPr>
        <w:t>platessoides</w:t>
      </w:r>
      <w:proofErr w:type="spellEnd"/>
      <w:del w:id="75" w:author="Lewis, Keith" w:date="2019-09-18T13:33:00Z">
        <w:r w:rsidDel="00135138">
          <w:delText>; species code 889</w:delText>
        </w:r>
      </w:del>
      <w:r>
        <w:t xml:space="preserve">). All trend lines can be toggled off using plotly’s dynamic user interface. The user also has the ability to hover over the points to compare estimates and export the figure as a </w:t>
      </w:r>
      <w:proofErr w:type="spellStart"/>
      <w:r>
        <w:t>png</w:t>
      </w:r>
      <w:proofErr w:type="spellEnd"/>
      <w:ins w:id="76" w:author="Lewis, Keith" w:date="2019-09-18T13:33:00Z">
        <w:r w:rsidR="00135138">
          <w:t xml:space="preserve"> file</w:t>
        </w:r>
      </w:ins>
      <w:r>
        <w:t>.</w:t>
      </w:r>
    </w:p>
    <w:p w14:paraId="6D96FB64" w14:textId="77777777" w:rsidR="00A271EA" w:rsidRDefault="00D71279">
      <w:r>
        <w:rPr>
          <w:noProof/>
        </w:rPr>
        <w:drawing>
          <wp:inline distT="0" distB="0" distL="0" distR="0" wp14:anchorId="68BA1569" wp14:editId="45D43E1A">
            <wp:extent cx="5943600" cy="3078766"/>
            <wp:effectExtent l="0" t="0" r="0" b="0"/>
            <wp:docPr id="2" name="Picture"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wp:cNvGraphicFramePr/>
            <a:graphic xmlns:a="http://schemas.openxmlformats.org/drawingml/2006/main">
              <a:graphicData uri="http://schemas.openxmlformats.org/drawingml/2006/picture">
                <pic:pic xmlns:pic="http://schemas.openxmlformats.org/drawingml/2006/picture">
                  <pic:nvPicPr>
                    <pic:cNvPr id="0" name="Picture" descr="figures/RStrap_dashboard_freq.png"/>
                    <pic:cNvPicPr>
                      <a:picLocks noChangeAspect="1" noChangeArrowheads="1"/>
                    </pic:cNvPicPr>
                  </pic:nvPicPr>
                  <pic:blipFill>
                    <a:blip r:embed="rId10"/>
                    <a:stretch>
                      <a:fillRect/>
                    </a:stretch>
                  </pic:blipFill>
                  <pic:spPr bwMode="auto">
                    <a:xfrm>
                      <a:off x="0" y="0"/>
                      <a:ext cx="5943600" cy="3078766"/>
                    </a:xfrm>
                    <a:prstGeom prst="rect">
                      <a:avLst/>
                    </a:prstGeom>
                    <a:noFill/>
                    <a:ln w="9525">
                      <a:noFill/>
                      <a:headEnd/>
                      <a:tailEnd/>
                    </a:ln>
                  </pic:spPr>
                </pic:pic>
              </a:graphicData>
            </a:graphic>
          </wp:inline>
        </w:drawing>
      </w:r>
    </w:p>
    <w:p w14:paraId="54371068" w14:textId="77777777" w:rsidR="00A271EA" w:rsidRDefault="00D71279">
      <w:pPr>
        <w:pStyle w:val="ImageCaption"/>
      </w:pPr>
      <w:r>
        <w:t>Figure 2: - “Age and Length Frequencies” tab of the RStrap Explorer tool. This tab illustrates the length frequency distributions of both cod (</w:t>
      </w:r>
      <w:proofErr w:type="spellStart"/>
      <w:r>
        <w:rPr>
          <w:i/>
        </w:rPr>
        <w:t>Gadus</w:t>
      </w:r>
      <w:proofErr w:type="spellEnd"/>
      <w:r>
        <w:rPr>
          <w:i/>
        </w:rPr>
        <w:t xml:space="preserve"> </w:t>
      </w:r>
      <w:proofErr w:type="spellStart"/>
      <w:r>
        <w:rPr>
          <w:i/>
        </w:rPr>
        <w:t>morhua</w:t>
      </w:r>
      <w:proofErr w:type="spellEnd"/>
      <w:del w:id="77" w:author="Lewis, Keith" w:date="2019-09-18T13:34:00Z">
        <w:r w:rsidDel="00135138">
          <w:delText>; species code 438</w:delText>
        </w:r>
      </w:del>
      <w:r>
        <w:t>) and American plaice (</w:t>
      </w:r>
      <w:proofErr w:type="spellStart"/>
      <w:r>
        <w:rPr>
          <w:i/>
        </w:rPr>
        <w:t>Hippoglossoides</w:t>
      </w:r>
      <w:proofErr w:type="spellEnd"/>
      <w:r>
        <w:rPr>
          <w:i/>
        </w:rPr>
        <w:t xml:space="preserve"> </w:t>
      </w:r>
      <w:proofErr w:type="spellStart"/>
      <w:r>
        <w:rPr>
          <w:i/>
        </w:rPr>
        <w:t>platessoides</w:t>
      </w:r>
      <w:proofErr w:type="spellEnd"/>
      <w:del w:id="78" w:author="Lewis, Keith" w:date="2019-09-18T13:34:00Z">
        <w:r w:rsidDel="00135138">
          <w:delText>; species code 889</w:delText>
        </w:r>
      </w:del>
      <w:r>
        <w:t>) binned into 2 cm length bins. The binning is easily modified using the “Length Group” field in the “Advanced Options” drop down menu (shown on left side).</w:t>
      </w:r>
    </w:p>
    <w:p w14:paraId="5F7D40F8" w14:textId="77777777" w:rsidR="00A271EA" w:rsidRDefault="00D71279">
      <w:pPr>
        <w:pStyle w:val="Heading2"/>
      </w:pPr>
      <w:bookmarkStart w:id="79" w:name="tagging-data"/>
      <w:r>
        <w:t>Tagging data</w:t>
      </w:r>
      <w:bookmarkEnd w:id="79"/>
    </w:p>
    <w:p w14:paraId="6332461B" w14:textId="77777777" w:rsidR="00A271EA" w:rsidRDefault="00D71279">
      <w:pPr>
        <w:pStyle w:val="FirstParagraph"/>
      </w:pPr>
      <w:r>
        <w:t xml:space="preserve">Northern cod (NAFO Divisions 2J3KL) has a rich history of tagging, starting in in 1954 (Taggart, Penney, Barrowman, &amp; George, 1995) and continuing to this day. The tagging and recovery data are captured in a standardized database, with fields typical of most tagging programs. This data base has over 600,000 records as of early 2019, with 2,000-10,000 tags </w:t>
      </w:r>
      <w:r>
        <w:lastRenderedPageBreak/>
        <w:t xml:space="preserve">deployed annually in recent decades. The tagging and capture data are used in the current assessment model for this stock (Cadigan, 2016), but tools to explore this extensive data set were limited, </w:t>
      </w:r>
      <w:commentRangeStart w:id="80"/>
      <w:r>
        <w:t>especially from a spatial perspective</w:t>
      </w:r>
      <w:commentRangeEnd w:id="80"/>
      <w:r w:rsidR="00135138">
        <w:rPr>
          <w:rStyle w:val="CommentReference"/>
        </w:rPr>
        <w:commentReference w:id="80"/>
      </w:r>
      <w:r>
        <w:t xml:space="preserve">. To begin to explore and understand this large data set, we built a simple shiny (Chang et al., 2018) </w:t>
      </w:r>
      <w:commentRangeStart w:id="81"/>
      <w:r>
        <w:t xml:space="preserve">application </w:t>
      </w:r>
      <w:commentRangeEnd w:id="81"/>
      <w:r w:rsidR="00135138">
        <w:rPr>
          <w:rStyle w:val="CommentReference"/>
        </w:rPr>
        <w:commentReference w:id="81"/>
      </w:r>
      <w:r>
        <w:t xml:space="preserve">using the mapping package leaflet (Cheng, Karambelkar, &amp; Xie, 2018), all within the framework of the R programming language (R Core Team, 2017) and the RStudio IDE (RStudio Team, 2015). </w:t>
      </w:r>
      <w:commentRangeStart w:id="82"/>
      <w:r>
        <w:t xml:space="preserve">Shiny provides a means for the user to easily interface with the application, including options to quickly and dynamically subset the data (e.g. ranges of release and capture years, specific geographic locations). </w:t>
      </w:r>
      <w:commentRangeEnd w:id="82"/>
      <w:r w:rsidR="00135138">
        <w:rPr>
          <w:rStyle w:val="CommentReference"/>
        </w:rPr>
        <w:commentReference w:id="82"/>
      </w:r>
      <w:r>
        <w:t>As the application developed, it was incorporated into shinydashboard (Chang &amp; Borges Ribeiro, 2018), to take advantage of the number of layout options available in shinydashboard. Given the large number of tags released, often at nearby sites, visualizing the data with static mapping was particularly challenging. The markercluster (</w:t>
      </w:r>
      <w:hyperlink r:id="rId11">
        <w:r>
          <w:rPr>
            <w:rStyle w:val="Hyperlink"/>
          </w:rPr>
          <w:t>https://github.com/Leaflet/Leaflet.markercluster</w:t>
        </w:r>
      </w:hyperlink>
      <w:r>
        <w:t xml:space="preserve">) function available in leaflet was particularly useful as a means to dynamically scale the level of pooling of spatial points (Figure 3). This basic mapping tool allowed </w:t>
      </w:r>
      <w:commentRangeStart w:id="83"/>
      <w:r>
        <w:t>us</w:t>
      </w:r>
      <w:commentRangeEnd w:id="83"/>
      <w:r w:rsidR="00135138">
        <w:rPr>
          <w:rStyle w:val="CommentReference"/>
        </w:rPr>
        <w:commentReference w:id="83"/>
      </w:r>
      <w:r>
        <w:t xml:space="preserve"> to quickly become familiar with the data, identify outliers and incorrect data entries, as well as explore options on how to spatially pool the data for subsequent demographic analysis. Further tabs were added to provide basic summaries of the selected data (Figure 4).</w:t>
      </w:r>
    </w:p>
    <w:p w14:paraId="1AB855C0" w14:textId="77777777" w:rsidR="00A271EA" w:rsidRDefault="00D71279">
      <w:r>
        <w:rPr>
          <w:noProof/>
        </w:rPr>
        <w:lastRenderedPageBreak/>
        <w:drawing>
          <wp:inline distT="0" distB="0" distL="0" distR="0" wp14:anchorId="7A5F46EE" wp14:editId="34311059">
            <wp:extent cx="5943600" cy="3012253"/>
            <wp:effectExtent l="0" t="0" r="0" b="0"/>
            <wp:docPr id="3" name="Picture"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2"/>
                    <a:stretch>
                      <a:fillRect/>
                    </a:stretch>
                  </pic:blipFill>
                  <pic:spPr bwMode="auto">
                    <a:xfrm>
                      <a:off x="0" y="0"/>
                      <a:ext cx="5943600" cy="3012253"/>
                    </a:xfrm>
                    <a:prstGeom prst="rect">
                      <a:avLst/>
                    </a:prstGeom>
                    <a:noFill/>
                    <a:ln w="9525">
                      <a:noFill/>
                      <a:headEnd/>
                      <a:tailEnd/>
                    </a:ln>
                  </pic:spPr>
                </pic:pic>
              </a:graphicData>
            </a:graphic>
          </wp:inline>
        </w:drawing>
      </w:r>
    </w:p>
    <w:p w14:paraId="2CBE555B" w14:textId="77777777" w:rsidR="00A271EA" w:rsidRDefault="00D71279">
      <w:pPr>
        <w:pStyle w:val="ImageCaption"/>
      </w:pPr>
      <w:r>
        <w:t>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14:paraId="1CDD5D27" w14:textId="77777777" w:rsidR="00A271EA" w:rsidRDefault="00D71279">
      <w:r>
        <w:rPr>
          <w:noProof/>
        </w:rPr>
        <w:lastRenderedPageBreak/>
        <w:drawing>
          <wp:inline distT="0" distB="0" distL="0" distR="0" wp14:anchorId="594CF1C9" wp14:editId="77E4827C">
            <wp:extent cx="5943600" cy="3050419"/>
            <wp:effectExtent l="0" t="0" r="0" b="0"/>
            <wp:docPr id="4" name="Picture"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3"/>
                    <a:stretch>
                      <a:fillRect/>
                    </a:stretch>
                  </pic:blipFill>
                  <pic:spPr bwMode="auto">
                    <a:xfrm>
                      <a:off x="0" y="0"/>
                      <a:ext cx="5943600" cy="3050419"/>
                    </a:xfrm>
                    <a:prstGeom prst="rect">
                      <a:avLst/>
                    </a:prstGeom>
                    <a:noFill/>
                    <a:ln w="9525">
                      <a:noFill/>
                      <a:headEnd/>
                      <a:tailEnd/>
                    </a:ln>
                  </pic:spPr>
                </pic:pic>
              </a:graphicData>
            </a:graphic>
          </wp:inline>
        </w:drawing>
      </w:r>
    </w:p>
    <w:p w14:paraId="734B5384" w14:textId="77777777" w:rsidR="00A271EA" w:rsidRDefault="00D71279">
      <w:pPr>
        <w:pStyle w:val="ImageCaption"/>
      </w:pPr>
      <w:r>
        <w:t>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14:paraId="2BCFF18E" w14:textId="77777777" w:rsidR="00A271EA" w:rsidRDefault="00D71279">
      <w:pPr>
        <w:pStyle w:val="Heading1"/>
      </w:pPr>
      <w:bookmarkStart w:id="84" w:name="data-modeling"/>
      <w:r>
        <w:t xml:space="preserve">Data </w:t>
      </w:r>
      <w:commentRangeStart w:id="85"/>
      <w:r>
        <w:t>modeling</w:t>
      </w:r>
      <w:bookmarkEnd w:id="84"/>
      <w:commentRangeEnd w:id="85"/>
      <w:r w:rsidR="00135138">
        <w:rPr>
          <w:rStyle w:val="CommentReference"/>
          <w:rFonts w:asciiTheme="minorHAnsi" w:eastAsiaTheme="minorHAnsi" w:hAnsiTheme="minorHAnsi" w:cstheme="minorBidi"/>
          <w:b w:val="0"/>
          <w:bCs w:val="0"/>
          <w:color w:val="auto"/>
        </w:rPr>
        <w:commentReference w:id="85"/>
      </w:r>
    </w:p>
    <w:p w14:paraId="002409EF" w14:textId="77777777" w:rsidR="00DC4316" w:rsidRDefault="00D71279">
      <w:pPr>
        <w:pStyle w:val="FirstParagraph"/>
        <w:rPr>
          <w:ins w:id="86" w:author="Lewis, Keith" w:date="2019-09-18T15:31:00Z"/>
        </w:rPr>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 “do statistics on the statistics” (Link, 1999; Maunder &amp; Punt, 2013). Such issues have largely been curtailed in contemporary stock assessments thanks to advances in statistical computing that have facilitated the analysis of all available data, in as raw a form as appropriate, in a single </w:t>
      </w:r>
      <w:r>
        <w:lastRenderedPageBreak/>
        <w:t xml:space="preserve">integrated analysis (Maunder &amp; Punt, 2013). Specifically, statistical modeling tools such as JAGS (Plummer, 2003), AD Model Builder (Fournier et al., 2012) and Template Model Builder (Kristensen, Nielsen, Berg, Skaug, &amp; Bell, 2016) allow the construction of a joint likelihood for an array of observations to, in theory, extract as much information as possible about the biological and fishery processes. </w:t>
      </w:r>
    </w:p>
    <w:p w14:paraId="63729F23" w14:textId="4A1E1BF9" w:rsidR="00135138" w:rsidRDefault="00135138">
      <w:pPr>
        <w:pStyle w:val="FirstParagraph"/>
        <w:rPr>
          <w:ins w:id="87" w:author="Lewis, Keith" w:date="2019-09-18T13:37:00Z"/>
        </w:rPr>
      </w:pPr>
      <w:moveToRangeStart w:id="88" w:author="Lewis, Keith" w:date="2019-09-18T13:37:00Z" w:name="move19706289"/>
      <w:moveTo w:id="89" w:author="Lewis, Keith" w:date="2019-09-18T13:37:00Z">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 (Cadigan, 2016).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w:t>
        </w:r>
      </w:moveTo>
      <w:moveToRangeEnd w:id="88"/>
    </w:p>
    <w:p w14:paraId="79DC97C2" w14:textId="0619FAE8" w:rsidR="00A271EA" w:rsidRDefault="00D71279" w:rsidP="00DC4316">
      <w:pPr>
        <w:pStyle w:val="BodyText"/>
      </w:pPr>
      <w:r>
        <w:t xml:space="preserve">From a computational perspective, analyses of a variety of large data sets has never been easier. However, from a </w:t>
      </w:r>
      <w:del w:id="90" w:author="Lewis, Keith" w:date="2019-09-18T15:31:00Z">
        <w:r w:rsidDel="00DC4316">
          <w:delText xml:space="preserve">human </w:delText>
        </w:r>
      </w:del>
      <w:ins w:id="91" w:author="Lewis, Keith" w:date="2019-09-18T15:31:00Z">
        <w:r w:rsidR="00DC4316">
          <w:t xml:space="preserve">visualization </w:t>
        </w:r>
      </w:ins>
      <w:r>
        <w:t xml:space="preserve">perspective, contemporary stock assessment biologists are faced with the challenge of understanding and integrating data from multiple sources into a single model and communicating the methods and results to stakeholders and fisheries managers. </w:t>
      </w:r>
      <w:moveToRangeStart w:id="92" w:author="Lewis, Keith" w:date="2019-09-18T13:38:00Z" w:name="move19706315"/>
      <w:moveTo w:id="93" w:author="Lewis, Keith" w:date="2019-09-18T13:38:00Z">
        <w:r w:rsidR="00135138">
          <w:t xml:space="preserve">The </w:t>
        </w:r>
        <w:del w:id="94" w:author="Lewis, Keith" w:date="2019-09-18T15:31:00Z">
          <w:r w:rsidR="00135138" w:rsidDel="00DC4316">
            <w:delText>usual</w:delText>
          </w:r>
        </w:del>
      </w:moveTo>
      <w:ins w:id="95" w:author="Lewis, Keith" w:date="2019-09-18T15:31:00Z">
        <w:r w:rsidR="00DC4316">
          <w:t>traditional</w:t>
        </w:r>
      </w:ins>
      <w:moveTo w:id="96" w:author="Lewis, Keith" w:date="2019-09-18T13:38:00Z">
        <w:r w:rsidR="00135138">
          <w:t xml:space="preserve"> approach would </w:t>
        </w:r>
      </w:moveTo>
      <w:ins w:id="97" w:author="Lewis, Keith" w:date="2019-09-18T15:31:00Z">
        <w:r w:rsidR="00DC4316">
          <w:t xml:space="preserve">involve producing </w:t>
        </w:r>
      </w:ins>
      <w:moveTo w:id="98" w:author="Lewis, Keith" w:date="2019-09-18T13:38:00Z">
        <w:del w:id="99" w:author="Lewis, Keith" w:date="2019-09-18T15:31:00Z">
          <w:r w:rsidR="00135138" w:rsidDel="00DC4316">
            <w:delText xml:space="preserve">be to produce </w:delText>
          </w:r>
        </w:del>
        <w:r w:rsidR="00135138">
          <w:t>static presentations and documents with a series of figures and tables</w:t>
        </w:r>
      </w:moveTo>
      <w:ins w:id="100" w:author="Lewis, Keith" w:date="2019-09-18T15:32:00Z">
        <w:r w:rsidR="00DC4316">
          <w:t xml:space="preserve">.  However, </w:t>
        </w:r>
      </w:ins>
      <w:moveTo w:id="101" w:author="Lewis, Keith" w:date="2019-09-18T13:38:00Z">
        <w:del w:id="102" w:author="Lewis, Keith" w:date="2019-09-18T15:32:00Z">
          <w:r w:rsidR="00135138" w:rsidDel="00DC4316">
            <w:delText xml:space="preserve">, but </w:delText>
          </w:r>
        </w:del>
        <w:r w:rsidR="00135138">
          <w:t>with large amounts of model inputs and outputs, this approach quickly becomes overwhelming for both the analyst and the stakeholders involved</w:t>
        </w:r>
      </w:moveTo>
      <w:ins w:id="103" w:author="Lewis, Keith" w:date="2019-09-18T15:32:00Z">
        <w:r w:rsidR="00DC4316">
          <w:t xml:space="preserve"> for at least two reasons</w:t>
        </w:r>
      </w:ins>
      <w:moveTo w:id="104" w:author="Lewis, Keith" w:date="2019-09-18T13:38:00Z">
        <w:r w:rsidR="00135138">
          <w:t xml:space="preserve">. First, it is no longer feasible for the analyst to </w:t>
        </w:r>
        <w:r w:rsidR="00135138">
          <w:lastRenderedPageBreak/>
          <w:t>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moveTo>
      <w:ins w:id="105" w:author="Lewis, Keith" w:date="2019-09-18T15:34:00Z">
        <w:r w:rsidR="00DC4316">
          <w:t xml:space="preserve">  </w:t>
        </w:r>
      </w:ins>
      <w:moveToRangeEnd w:id="92"/>
    </w:p>
    <w:p w14:paraId="1EB6E25E" w14:textId="77777777" w:rsidR="00A271EA" w:rsidDel="00135138" w:rsidRDefault="00D71279">
      <w:pPr>
        <w:pStyle w:val="BodyText"/>
        <w:rPr>
          <w:moveFrom w:id="106" w:author="Lewis, Keith" w:date="2019-09-18T13:38:00Z"/>
        </w:rPr>
      </w:pPr>
      <w:moveFromRangeStart w:id="107" w:author="Lewis, Keith" w:date="2019-09-18T13:37:00Z" w:name="move19706289"/>
      <w:moveFrom w:id="108" w:author="Lewis, Keith" w:date="2019-09-18T13:37:00Z">
        <w:r w:rsidDel="00135138">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 (Cadigan, 2016).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w:t>
        </w:r>
      </w:moveFrom>
      <w:moveFromRangeEnd w:id="107"/>
      <w:del w:id="109" w:author="Lewis, Keith" w:date="2019-09-18T13:38:00Z">
        <w:r w:rsidDel="00135138">
          <w:delText xml:space="preserve">Once the model is fit to the data, the next step is to produce visual representations of the data and model output. </w:delText>
        </w:r>
      </w:del>
      <w:moveFromRangeStart w:id="110" w:author="Lewis, Keith" w:date="2019-09-18T13:38:00Z" w:name="move19706315"/>
      <w:moveFrom w:id="111" w:author="Lewis, Keith" w:date="2019-09-18T13:38:00Z">
        <w:r w:rsidDel="00135138">
          <w:t>The usual approach would be to produce static presentations and documents with a series of figures and tables, but with large amounts of model inputs and outputs, this approach quickly becomes overwhelming for both the analyst and the stakeholders involved.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moveFrom>
    </w:p>
    <w:moveFromRangeEnd w:id="110"/>
    <w:p w14:paraId="6916F169" w14:textId="77777777" w:rsidR="00A271EA" w:rsidRDefault="00D71279">
      <w:pPr>
        <w:pStyle w:val="BodyText"/>
      </w:pPr>
      <w:r>
        <w:lastRenderedPageBreak/>
        <w:t>In the pursuit of an easier and more efficient way to communicate results from NCAM, an interactive and self-contained “</w:t>
      </w:r>
      <w:commentRangeStart w:id="112"/>
      <w:r>
        <w:t>dashboard</w:t>
      </w:r>
      <w:commentRangeEnd w:id="112"/>
      <w:r w:rsidR="00DC4316">
        <w:rPr>
          <w:rStyle w:val="CommentReference"/>
        </w:rPr>
        <w:commentReference w:id="112"/>
      </w:r>
      <w:r>
        <w:t xml:space="preserve">” was developed for the 2018 assessment of Northern cod (Dwyer et al., 2019). </w:t>
      </w:r>
      <w:commentRangeStart w:id="113"/>
      <w:r>
        <w:t xml:space="preserve">The concept of using a dashboard was borrowed from the business community where dashboards are frequently used to group a series of interactive visuals and tables to provide at-a-glance views of key performance indicators. </w:t>
      </w:r>
      <w:commentRangeEnd w:id="113"/>
      <w:r w:rsidR="00135138">
        <w:rPr>
          <w:rStyle w:val="CommentReference"/>
        </w:rPr>
        <w:commentReference w:id="113"/>
      </w:r>
      <w:r>
        <w:t>We used R-based packages (R Core Team, 2017) and the RStudio IDE (RStudio Team, 2015) to construct a tool for exploring the input and output of NCAM, specifically the flexdashboard (Allaire, 2017) package to group interactive plotly-based (Sievert, 2018) visuals into a dynamic document. We also used the crosstalk (Cheng, 2016) package to link the data displayed across multiple plots. Via R Markdown (Allaire et al., 2018), the dashboard is rendered into a self-contained html file that is reproducible, interactive, and easy to update following modifications to the model or the addition of new data.</w:t>
      </w:r>
    </w:p>
    <w:p w14:paraId="30382B01" w14:textId="77777777" w:rsidR="00A271EA" w:rsidRDefault="00D71279">
      <w:pPr>
        <w:pStyle w:val="BodyText"/>
      </w:pPr>
      <w:r>
        <w:t xml:space="preserve">The NCAM dashboard (Supplement 2) contains a series of pages, the first of which provides terse point-form background on the model (page named “Background”). Subsequent pages provide a series of diagnostic plots for assessing model fits to catch (“Catch”), survey (“RV survey”, “SN survey” and “SS survey”; accessed from the “Surveys” drop-down menu), and tagging (“Tagging”) data. For instance, the “RV survey” page includes plots of observed and predicted values of mean numbers per tow captured in the research vessel survey (Figure 5). The dashboard also includes </w:t>
      </w:r>
      <w:commentRangeStart w:id="114"/>
      <w:r>
        <w:t xml:space="preserve">pages </w:t>
      </w:r>
      <w:commentRangeEnd w:id="114"/>
      <w:r w:rsidR="00135138">
        <w:rPr>
          <w:rStyle w:val="CommentReference"/>
        </w:rPr>
        <w:commentReference w:id="114"/>
      </w:r>
      <w:r>
        <w:t xml:space="preserve">focused on model estimates such as catchability and selectivity (“Catchability”), stock size and vital rates (“Trends”; Figure 6), and stock productivity (“Productivity”). Finally, some results from a retrospective analyses are included under the “Retro” page, trends from different models are compared under the “Comps” page, details on the projections are accessed from the “Projections” drop-down menu (“Assumptions”, “Past </w:t>
      </w:r>
      <w:r>
        <w:lastRenderedPageBreak/>
        <w:t xml:space="preserve">projections”, “Retro projections”, and “Results” pages), and key inputs and outputs are accessed from “Tables” drop-down menu (“Inputs”, “Settings”, “Outputs” pages). The plots and tables included in the dashboard are similar to those typically presented at assessment meetings and in research documents, however, there are two key benefits of this approach over the </w:t>
      </w:r>
      <w:r>
        <w:rPr>
          <w:i/>
        </w:rPr>
        <w:t>modus operandi</w:t>
      </w:r>
      <w:r>
        <w:t xml:space="preserve"> of producing static documents and slides: 1)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and, 2) the automated nature of the dashboard circumvents the monotonous, time-consuming and error-prone task of copying and pasting figures, tables and values into documents and slides. Both benefits expedite the process of exploring a range of model configurations as the automated output facilitate </w:t>
      </w:r>
      <w:del w:id="115" w:author="Lewis, Keith" w:date="2019-09-18T13:41:00Z">
        <w:r w:rsidDel="00135138">
          <w:delText xml:space="preserve">quick </w:delText>
        </w:r>
      </w:del>
      <w:ins w:id="116" w:author="Lewis, Keith" w:date="2019-09-18T13:41:00Z">
        <w:r w:rsidR="00135138">
          <w:t xml:space="preserve">rapid </w:t>
        </w:r>
      </w:ins>
      <w:r>
        <w:t xml:space="preserve">views of standard diagnostics and the interactive plots facilitate detailed explorations and </w:t>
      </w:r>
      <w:commentRangeStart w:id="117"/>
      <w:r>
        <w:t>model to model comparisons</w:t>
      </w:r>
      <w:commentRangeEnd w:id="117"/>
      <w:r w:rsidR="00135138">
        <w:rPr>
          <w:rStyle w:val="CommentReference"/>
        </w:rPr>
        <w:commentReference w:id="117"/>
      </w:r>
      <w:r>
        <w:t xml:space="preserve">. The dashboard also makes it easy to share the results with colleagues and stakeholders as it is rendered into a self-contained html file. This allows others to independently scrutinize details of </w:t>
      </w:r>
      <w:del w:id="118" w:author="Lewis, Keith" w:date="2019-09-18T13:42:00Z">
        <w:r w:rsidDel="00135138">
          <w:delText xml:space="preserve">the </w:delText>
        </w:r>
      </w:del>
      <w:ins w:id="119" w:author="Lewis, Keith" w:date="2019-09-18T13:42:00Z">
        <w:r w:rsidR="00135138">
          <w:t xml:space="preserve">both </w:t>
        </w:r>
      </w:ins>
      <w:r>
        <w:t xml:space="preserve">data and </w:t>
      </w:r>
      <w:ins w:id="120" w:author="Lewis, Keith" w:date="2019-09-18T13:42:00Z">
        <w:r w:rsidR="00135138">
          <w:t xml:space="preserve">the </w:t>
        </w:r>
      </w:ins>
      <w:r>
        <w:t xml:space="preserve">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 helped the assessment biologists, managers and fisheries representatives in the room gain a deeper understanding of the uncertainties and the patterns in the risk tables </w:t>
      </w:r>
      <w:commentRangeStart w:id="121"/>
      <w:r>
        <w:t>[</w:t>
      </w:r>
      <w:proofErr w:type="spellStart"/>
      <w:r>
        <w:t>e.g</w:t>
      </w:r>
      <w:proofErr w:type="spellEnd"/>
      <w:r>
        <w:t xml:space="preserve"> </w:t>
      </w:r>
      <w:proofErr w:type="spellStart"/>
      <w:r>
        <w:t>Prob</w:t>
      </w:r>
      <w:proofErr w:type="spellEnd"/>
      <w:r>
        <w:t>(SSB</w:t>
      </w:r>
      <w:r>
        <w:rPr>
          <w:vertAlign w:val="subscript"/>
        </w:rPr>
        <w:t>2020</w:t>
      </w:r>
      <w:r>
        <w:t xml:space="preserve"> ≥ </w:t>
      </w:r>
      <w:proofErr w:type="spellStart"/>
      <w:r>
        <w:t>B</w:t>
      </w:r>
      <w:r>
        <w:rPr>
          <w:vertAlign w:val="subscript"/>
        </w:rPr>
        <w:t>lim</w:t>
      </w:r>
      <w:proofErr w:type="spellEnd"/>
      <w:r>
        <w:t>)]</w:t>
      </w:r>
      <w:commentRangeEnd w:id="121"/>
      <w:r w:rsidR="00135138">
        <w:rPr>
          <w:rStyle w:val="CommentReference"/>
        </w:rPr>
        <w:commentReference w:id="121"/>
      </w:r>
      <w:r>
        <w:t>.</w:t>
      </w:r>
    </w:p>
    <w:p w14:paraId="75D68161" w14:textId="77777777" w:rsidR="00A271EA" w:rsidRDefault="00D71279">
      <w:r>
        <w:rPr>
          <w:noProof/>
        </w:rPr>
        <w:lastRenderedPageBreak/>
        <w:drawing>
          <wp:inline distT="0" distB="0" distL="0" distR="0" wp14:anchorId="146EC06B" wp14:editId="77D8759A">
            <wp:extent cx="5943600" cy="3962400"/>
            <wp:effectExtent l="0" t="0" r="0" b="0"/>
            <wp:docPr id="5" name="Picture"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p>
    <w:p w14:paraId="412E5309" w14:textId="77777777" w:rsidR="00A271EA" w:rsidRDefault="00D71279">
      <w:pPr>
        <w:pStyle w:val="ImageCaption"/>
      </w:pPr>
      <w:r>
        <w:t>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14:paraId="29345038" w14:textId="77777777" w:rsidR="00A271EA" w:rsidRDefault="00D71279">
      <w:r>
        <w:rPr>
          <w:noProof/>
        </w:rPr>
        <w:lastRenderedPageBreak/>
        <w:drawing>
          <wp:inline distT="0" distB="0" distL="0" distR="0" wp14:anchorId="46247FA5" wp14:editId="0141A999">
            <wp:extent cx="5943600" cy="3962400"/>
            <wp:effectExtent l="0" t="0" r="0" b="0"/>
            <wp:docPr id="6" name="Picture" descr="Figure 6: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p>
    <w:p w14:paraId="56F646EA" w14:textId="77777777" w:rsidR="00A271EA" w:rsidRDefault="00D71279">
      <w:pPr>
        <w:pStyle w:val="ImageCaption"/>
      </w:pPr>
      <w:r>
        <w:t>Figure 6: Screenshot of the “Trends” tab which displays estimates of recruitment, stock size, and stock size relative to B</w:t>
      </w:r>
      <w:r>
        <w:rPr>
          <w:vertAlign w:val="subscript"/>
        </w:rPr>
        <w:t>lim</w:t>
      </w:r>
      <w:r>
        <w:t xml:space="preserve"> (left panels) and mortality rates (F, M, Z, right panels).</w:t>
      </w:r>
    </w:p>
    <w:p w14:paraId="410B5F4A" w14:textId="77777777" w:rsidR="00A271EA" w:rsidRDefault="00D71279">
      <w:pPr>
        <w:pStyle w:val="Heading1"/>
      </w:pPr>
      <w:bookmarkStart w:id="122" w:name="towards-open-stock-assessment"/>
      <w:r>
        <w:t>Towards open stock-assessment</w:t>
      </w:r>
      <w:bookmarkEnd w:id="122"/>
    </w:p>
    <w:p w14:paraId="6C538361" w14:textId="77777777" w:rsidR="00A271EA" w:rsidRDefault="00D71279">
      <w:pPr>
        <w:pStyle w:val="FirstParagraph"/>
      </w:pPr>
      <w:r>
        <w:t xml:space="preserve">The amount of data available to scientists has grown by orders of magnitude in recent decades as has the complexities of data management, exploratory data analysis, formal analyses and associated diagnostics (Lewis, Vander Wal, &amp; Fifield, 2018). The majority of this sequence of events, sometimes called “the data pipeline” (Leek &amp; Peng, 2015b), have not traditionally been part of the peer-review process which sees only the end products of an analysis. However, decisions made along the data pipeline increasingly influence the outcome of the study. Gelman and Loken (2014) coined the term “garden of forking paths” to illustrate that different </w:t>
      </w:r>
      <w:r>
        <w:lastRenderedPageBreak/>
        <w:t>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 (Hampton et al., 2015, 2013; Leek &amp; Peng, 2015b, 2015a). Proponents of open science and reproducible research highlight a number of benefits including a more productive and responsible scientific culture, an ability to address larger and more complex questions, as well as a more efficient workflow and ability to reproduce one’s own work (Fomel &amp; Claerbout, 2009; Lowndes et al., 2017).</w:t>
      </w:r>
    </w:p>
    <w:p w14:paraId="5AE416D9" w14:textId="77777777" w:rsidR="00A271EA" w:rsidRDefault="00D71279">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w:t>
      </w:r>
      <w:commentRangeStart w:id="123"/>
      <w:del w:id="124" w:author="Lewis, Keith" w:date="2019-09-18T13:43:00Z">
        <w:r w:rsidDel="005207CC">
          <w:delText xml:space="preserve">While these tools may not reveal the entire data-pipeline, </w:delText>
        </w:r>
      </w:del>
      <w:del w:id="125" w:author="Lewis, Keith" w:date="2019-09-18T13:46:00Z">
        <w:r w:rsidDel="005207CC">
          <w:delText>it is unlikely that an individual has the time to fully review and recreate a particular analysis in its entirety when most participants are already overcommitted (Banks, 2011).</w:delText>
        </w:r>
      </w:del>
      <w:del w:id="126" w:author="Lewis, Keith" w:date="2019-09-18T13:43:00Z">
        <w:r w:rsidDel="005207CC">
          <w:delText xml:space="preserve"> </w:delText>
        </w:r>
      </w:del>
      <w:moveFromRangeStart w:id="127" w:author="Lewis, Keith" w:date="2019-09-18T13:46:00Z" w:name="move19706824"/>
      <w:moveFrom w:id="128" w:author="Lewis, Keith" w:date="2019-09-18T13:46:00Z">
        <w:r w:rsidDel="005207CC">
          <w:t>In the case of NCAM, considerable statistical experience and expertise is required simply to run the model.</w:t>
        </w:r>
      </w:moveFrom>
      <w:commentRangeEnd w:id="123"/>
      <w:r w:rsidR="005207CC">
        <w:rPr>
          <w:rStyle w:val="CommentReference"/>
        </w:rPr>
        <w:commentReference w:id="123"/>
      </w:r>
      <w:moveFrom w:id="129" w:author="Lewis, Keith" w:date="2019-09-18T13:46:00Z">
        <w:r w:rsidDel="005207CC">
          <w:t xml:space="preserve"> </w:t>
        </w:r>
      </w:moveFrom>
      <w:moveFromRangeEnd w:id="127"/>
      <w:ins w:id="130" w:author="Lewis, Keith" w:date="2019-09-18T13:44:00Z">
        <w:r w:rsidR="005207CC">
          <w:t xml:space="preserve">Although these tools do not reveal the entire data pipeline, in conjunction with posting code and data on-line, they represent a significant advance over more traditional methods. </w:t>
        </w:r>
      </w:ins>
      <w:ins w:id="131" w:author="Lewis, Keith" w:date="2019-09-18T13:45:00Z">
        <w:r w:rsidR="005207CC">
          <w:t xml:space="preserve">  Similarly, these tools do not fully alleviate pragmatic issues associated with reproducible research.  For example, </w:t>
        </w:r>
      </w:ins>
      <w:ins w:id="132" w:author="Lewis, Keith" w:date="2019-09-18T13:46:00Z">
        <w:r w:rsidR="005207CC">
          <w:t xml:space="preserve">it is unlikely that an individual has the time to fully review and recreate a particular analysis in its entirety when most participants are already overcommitted (Banks, 2011).  Further, </w:t>
        </w:r>
      </w:ins>
      <w:moveToRangeStart w:id="133" w:author="Lewis, Keith" w:date="2019-09-18T13:46:00Z" w:name="move19706824"/>
      <w:moveTo w:id="134" w:author="Lewis, Keith" w:date="2019-09-18T13:46:00Z">
        <w:del w:id="135" w:author="Lewis, Keith" w:date="2019-09-18T13:46:00Z">
          <w:r w:rsidR="005207CC" w:rsidDel="005207CC">
            <w:delText>I</w:delText>
          </w:r>
        </w:del>
      </w:moveTo>
      <w:ins w:id="136" w:author="Lewis, Keith" w:date="2019-09-18T13:46:00Z">
        <w:r w:rsidR="005207CC">
          <w:t>i</w:t>
        </w:r>
      </w:ins>
      <w:moveTo w:id="137" w:author="Lewis, Keith" w:date="2019-09-18T13:46:00Z">
        <w:r w:rsidR="005207CC">
          <w:t xml:space="preserve">n the case of NCAM, considerable statistical experience and expertise is required simply to run the model. </w:t>
        </w:r>
      </w:moveTo>
      <w:moveToRangeEnd w:id="133"/>
      <w:r>
        <w:t xml:space="preserve">However, the dashboard </w:t>
      </w:r>
      <w:ins w:id="138" w:author="Lewis, Keith" w:date="2019-09-18T13:47:00Z">
        <w:r w:rsidR="005207CC">
          <w:lastRenderedPageBreak/>
          <w:t xml:space="preserve">approach </w:t>
        </w:r>
      </w:ins>
      <w:r>
        <w:t xml:space="preserve">removes many of these </w:t>
      </w:r>
      <w:del w:id="139" w:author="Lewis, Keith" w:date="2019-09-18T13:43:00Z">
        <w:r w:rsidDel="005207CC">
          <w:delText>difficulties</w:delText>
        </w:r>
      </w:del>
      <w:ins w:id="140" w:author="Lewis, Keith" w:date="2019-09-18T13:43:00Z">
        <w:r w:rsidR="005207CC">
          <w:t>obstacles</w:t>
        </w:r>
      </w:ins>
      <w:r>
        <w:t>. The html file contains all model inputs, outputs and diagnostics in an open</w:t>
      </w:r>
      <w:ins w:id="141" w:author="Lewis, Keith" w:date="2019-09-18T13:47:00Z">
        <w:r w:rsidR="005207CC">
          <w:t>,</w:t>
        </w:r>
      </w:ins>
      <w:r>
        <w:t xml:space="preserve"> and easy to use</w:t>
      </w:r>
      <w:ins w:id="142" w:author="Lewis, Keith" w:date="2019-09-18T13:47:00Z">
        <w:r w:rsidR="005207CC">
          <w:t>,</w:t>
        </w:r>
      </w:ins>
      <w:del w:id="143" w:author="Lewis, Keith" w:date="2019-09-18T13:47:00Z">
        <w:r w:rsidDel="005207CC">
          <w:delText xml:space="preserve"> </w:delText>
        </w:r>
      </w:del>
      <w:ins w:id="144" w:author="Lewis, Keith" w:date="2019-09-18T13:47:00Z">
        <w:r w:rsidR="005207CC">
          <w:t xml:space="preserve"> </w:t>
        </w:r>
      </w:ins>
      <w:r>
        <w:t>interactive document that can be distributed prior to meetings</w:t>
      </w:r>
      <w:ins w:id="145" w:author="Lewis, Keith" w:date="2019-09-18T13:48:00Z">
        <w:r w:rsidR="005207CC">
          <w:t xml:space="preserve">.  </w:t>
        </w:r>
      </w:ins>
      <w:del w:id="146" w:author="Lewis, Keith" w:date="2019-09-18T13:48:00Z">
        <w:r w:rsidDel="005207CC">
          <w:delText xml:space="preserve"> and, a</w:delText>
        </w:r>
      </w:del>
      <w:ins w:id="147" w:author="Lewis, Keith" w:date="2019-09-18T13:48:00Z">
        <w:r w:rsidR="005207CC">
          <w:t>A</w:t>
        </w:r>
      </w:ins>
      <w:r>
        <w:t>s such, participants can assess the results and diagnostics at their leisure. Specific experience with the tools used to generate the results are not required to constructively and critically review of the results presented in the dashboard.</w:t>
      </w:r>
    </w:p>
    <w:p w14:paraId="7B4D7159" w14:textId="77777777" w:rsidR="00A271EA" w:rsidRDefault="00D71279">
      <w:pPr>
        <w:pStyle w:val="Heading1"/>
      </w:pPr>
      <w:bookmarkStart w:id="148" w:name="conclusions"/>
      <w:r>
        <w:t>Conclusions</w:t>
      </w:r>
      <w:bookmarkEnd w:id="148"/>
    </w:p>
    <w:p w14:paraId="65026076" w14:textId="77777777" w:rsidR="00A271EA" w:rsidRDefault="00D71279">
      <w:pPr>
        <w:pStyle w:val="FirstParagraph"/>
      </w:pPr>
      <w:r>
        <w:t xml:space="preserve">We must acknowledge there are costs to adopting the use of interactive tools. The first and obvious one being that staff are required to have both the time and training to effectively develop these tools. In our two examples, the developers (first, second and third authors) were relatively proficient with R and have natural aptitudes for programming, but had their formal training in </w:t>
      </w:r>
      <w:commentRangeStart w:id="149"/>
      <w:r>
        <w:t>field-based population ecology</w:t>
      </w:r>
      <w:commentRangeEnd w:id="149"/>
      <w:r w:rsidR="00135138">
        <w:rPr>
          <w:rStyle w:val="CommentReference"/>
        </w:rPr>
        <w:commentReference w:id="149"/>
      </w:r>
      <w:r>
        <w:t xml:space="preserve">.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w:t>
      </w:r>
      <w:ins w:id="150" w:author="Lewis, Keith" w:date="2019-09-18T13:43:00Z">
        <w:r w:rsidR="00135138">
          <w:t xml:space="preserve">Finally, </w:t>
        </w:r>
      </w:ins>
      <w:del w:id="151" w:author="Lewis, Keith" w:date="2019-09-18T13:43:00Z">
        <w:r w:rsidDel="00135138">
          <w:delText>S</w:delText>
        </w:r>
      </w:del>
      <w:ins w:id="152" w:author="Lewis, Keith" w:date="2019-09-18T13:43:00Z">
        <w:r w:rsidR="00135138">
          <w:t>s</w:t>
        </w:r>
      </w:ins>
      <w:r>
        <w:t>cientific exploration is rarely a linear process, and the ability to navigate around a dashboard fits the natural way people pursue ideas.</w:t>
      </w:r>
    </w:p>
    <w:p w14:paraId="273B75E5" w14:textId="77777777" w:rsidR="00A271EA" w:rsidRDefault="00D71279">
      <w:pPr>
        <w:pStyle w:val="Heading1"/>
      </w:pPr>
      <w:bookmarkStart w:id="153" w:name="acknowledgements"/>
      <w:r>
        <w:lastRenderedPageBreak/>
        <w:t>Acknowledgements</w:t>
      </w:r>
      <w:bookmarkEnd w:id="153"/>
    </w:p>
    <w:p w14:paraId="2F26A2AA" w14:textId="77777777" w:rsidR="00A271EA" w:rsidRDefault="00D71279">
      <w:pPr>
        <w:pStyle w:val="FirstParagraph"/>
      </w:pPr>
      <w:r>
        <w:t>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and two anonymous reviewers.</w:t>
      </w:r>
    </w:p>
    <w:p w14:paraId="783B30BE" w14:textId="77777777" w:rsidR="00A271EA" w:rsidRDefault="00D71279">
      <w:pPr>
        <w:pStyle w:val="Heading1"/>
      </w:pPr>
      <w:bookmarkStart w:id="154" w:name="appendix-a"/>
      <w:r>
        <w:t>Appendix A</w:t>
      </w:r>
      <w:bookmarkEnd w:id="154"/>
    </w:p>
    <w:p w14:paraId="11C9D2D3" w14:textId="77777777" w:rsidR="00A271EA" w:rsidRDefault="00D71279">
      <w:pPr>
        <w:pStyle w:val="FirstParagraph"/>
      </w:pPr>
      <w:r>
        <w:t>Partial list of applications developed to explore and communicate marine and fisheries science:</w:t>
      </w:r>
    </w:p>
    <w:p w14:paraId="06A9AE6A" w14:textId="77777777" w:rsidR="00A271EA" w:rsidRDefault="00D71279">
      <w:pPr>
        <w:pStyle w:val="Compact"/>
        <w:numPr>
          <w:ilvl w:val="0"/>
          <w:numId w:val="15"/>
        </w:numPr>
      </w:pPr>
      <w:r>
        <w:t>Marine Aggregates Application (</w:t>
      </w:r>
      <w:hyperlink r:id="rId16">
        <w:r>
          <w:rPr>
            <w:rStyle w:val="Hyperlink"/>
          </w:rPr>
          <w:t>https://openscience.cefas.co.uk/ma_tool/</w:t>
        </w:r>
      </w:hyperlink>
      <w:r>
        <w:t>) from Cefas</w:t>
      </w:r>
    </w:p>
    <w:p w14:paraId="3694D01B" w14:textId="77777777" w:rsidR="00A271EA" w:rsidRDefault="00D71279">
      <w:pPr>
        <w:pStyle w:val="Compact"/>
        <w:numPr>
          <w:ilvl w:val="0"/>
          <w:numId w:val="15"/>
        </w:numPr>
      </w:pPr>
      <w:r>
        <w:t>Benthic Non Native Species Tool (</w:t>
      </w:r>
      <w:hyperlink r:id="rId17">
        <w:r>
          <w:rPr>
            <w:rStyle w:val="Hyperlink"/>
          </w:rPr>
          <w:t>https://openscience.cefas.co.uk/invasive_species/</w:t>
        </w:r>
      </w:hyperlink>
      <w:r>
        <w:t>) from Cefas</w:t>
      </w:r>
    </w:p>
    <w:p w14:paraId="06006D1C" w14:textId="77777777" w:rsidR="00A271EA" w:rsidRDefault="00D71279">
      <w:pPr>
        <w:pStyle w:val="Compact"/>
        <w:numPr>
          <w:ilvl w:val="0"/>
          <w:numId w:val="15"/>
        </w:numPr>
      </w:pPr>
      <w:r>
        <w:t>Species Dashboard (</w:t>
      </w:r>
      <w:hyperlink r:id="rId18">
        <w:r>
          <w:rPr>
            <w:rStyle w:val="Hyperlink"/>
          </w:rPr>
          <w:t>https://shiny.marine.ie/speciesdash/</w:t>
        </w:r>
      </w:hyperlink>
      <w:r>
        <w:t>) from The Marine Institute</w:t>
      </w:r>
    </w:p>
    <w:p w14:paraId="596681B8" w14:textId="77777777" w:rsidR="00A271EA" w:rsidRDefault="00D71279">
      <w:pPr>
        <w:pStyle w:val="Compact"/>
        <w:numPr>
          <w:ilvl w:val="0"/>
          <w:numId w:val="15"/>
        </w:numPr>
      </w:pPr>
      <w:r>
        <w:t>The Stock Book (</w:t>
      </w:r>
      <w:hyperlink r:id="rId19">
        <w:r>
          <w:rPr>
            <w:rStyle w:val="Hyperlink"/>
          </w:rPr>
          <w:t>https://shiny.marine.ie/stockbook/</w:t>
        </w:r>
      </w:hyperlink>
      <w:r>
        <w:t>) from The Marine Institute</w:t>
      </w:r>
    </w:p>
    <w:p w14:paraId="4C8B52AC" w14:textId="77777777" w:rsidR="00A271EA" w:rsidRDefault="00D71279">
      <w:pPr>
        <w:pStyle w:val="Compact"/>
        <w:numPr>
          <w:ilvl w:val="0"/>
          <w:numId w:val="15"/>
        </w:numPr>
      </w:pPr>
      <w:r>
        <w:t>Catchy Data (</w:t>
      </w:r>
      <w:hyperlink r:id="rId20">
        <w:r>
          <w:rPr>
            <w:rStyle w:val="Hyperlink"/>
          </w:rPr>
          <w:t>https://eu.oceana.org/en/catchy-data</w:t>
        </w:r>
      </w:hyperlink>
      <w:r>
        <w:t>) from Oceana</w:t>
      </w:r>
    </w:p>
    <w:p w14:paraId="17EF80BB" w14:textId="77777777" w:rsidR="00A271EA" w:rsidRDefault="00D71279">
      <w:pPr>
        <w:pStyle w:val="Compact"/>
        <w:numPr>
          <w:ilvl w:val="0"/>
          <w:numId w:val="15"/>
        </w:numPr>
      </w:pPr>
      <w:r>
        <w:t>VISA tool (e.g. </w:t>
      </w:r>
      <w:hyperlink r:id="rId21" w:anchor="ices_advice_2018">
        <w:r>
          <w:rPr>
            <w:rStyle w:val="Hyperlink"/>
          </w:rPr>
          <w:t>https://ices-tools-dev.github.io/VISA_tool/hke.27.3a46-8abd.html#ices_advice_2018</w:t>
        </w:r>
      </w:hyperlink>
      <w:r>
        <w:t>) from ICES, which was developed to meet an “EU request on dissemination of ICES advice beyond pdf files”</w:t>
      </w:r>
    </w:p>
    <w:p w14:paraId="5A2A3D28" w14:textId="77777777" w:rsidR="00A271EA" w:rsidRDefault="00D71279">
      <w:pPr>
        <w:pStyle w:val="Heading1"/>
      </w:pPr>
      <w:bookmarkStart w:id="155" w:name="references"/>
      <w:r>
        <w:t>References</w:t>
      </w:r>
      <w:bookmarkEnd w:id="155"/>
    </w:p>
    <w:p w14:paraId="2178FC5A" w14:textId="77777777" w:rsidR="00A271EA" w:rsidRDefault="00D71279">
      <w:pPr>
        <w:pStyle w:val="Bibliography"/>
      </w:pPr>
      <w:bookmarkStart w:id="156" w:name="ref-allaire2017"/>
      <w:bookmarkStart w:id="157" w:name="refs"/>
      <w:r>
        <w:t xml:space="preserve">Allaire, J. (2017). </w:t>
      </w:r>
      <w:r>
        <w:rPr>
          <w:i/>
        </w:rPr>
        <w:t>Flexdashboard: R markdown format for flexible dashboards</w:t>
      </w:r>
      <w:r>
        <w:t xml:space="preserve">. Retrieved from </w:t>
      </w:r>
      <w:hyperlink r:id="rId22">
        <w:r>
          <w:rPr>
            <w:rStyle w:val="Hyperlink"/>
          </w:rPr>
          <w:t>https://CRAN.R-project.org/package=flexdashboard</w:t>
        </w:r>
      </w:hyperlink>
    </w:p>
    <w:p w14:paraId="3975D3D9" w14:textId="77777777" w:rsidR="00A271EA" w:rsidRDefault="00D71279">
      <w:pPr>
        <w:pStyle w:val="Bibliography"/>
      </w:pPr>
      <w:bookmarkStart w:id="158" w:name="ref-allaire2018"/>
      <w:bookmarkEnd w:id="156"/>
      <w:r>
        <w:t xml:space="preserve">Allaire, J., Horner, J., Xie, Y., Marti, V., &amp; Porte, N. (2018). </w:t>
      </w:r>
      <w:r>
        <w:rPr>
          <w:i/>
        </w:rPr>
        <w:t>Markdown: ’Markdown’ rendering for r</w:t>
      </w:r>
      <w:r>
        <w:t xml:space="preserve">. Retrieved from </w:t>
      </w:r>
      <w:hyperlink r:id="rId23">
        <w:r>
          <w:rPr>
            <w:rStyle w:val="Hyperlink"/>
          </w:rPr>
          <w:t>https://CRAN.R-project.org/package=markdown</w:t>
        </w:r>
      </w:hyperlink>
    </w:p>
    <w:p w14:paraId="784D0CC9" w14:textId="77777777" w:rsidR="00A271EA" w:rsidRDefault="00D71279">
      <w:pPr>
        <w:pStyle w:val="Bibliography"/>
      </w:pPr>
      <w:bookmarkStart w:id="159" w:name="ref-banks2011"/>
      <w:bookmarkEnd w:id="158"/>
      <w:r>
        <w:lastRenderedPageBreak/>
        <w:t xml:space="preserve">Banks, D. (2011). Reproducible research: A range of response. </w:t>
      </w:r>
      <w:r>
        <w:rPr>
          <w:i/>
        </w:rPr>
        <w:t>Statistics, Politics, and Policy</w:t>
      </w:r>
      <w:r>
        <w:t xml:space="preserve">, </w:t>
      </w:r>
      <w:r>
        <w:rPr>
          <w:i/>
        </w:rPr>
        <w:t>2</w:t>
      </w:r>
      <w:r>
        <w:t>(1), 4.</w:t>
      </w:r>
    </w:p>
    <w:p w14:paraId="3EF07CDF" w14:textId="77777777" w:rsidR="00A271EA" w:rsidRDefault="00D71279">
      <w:pPr>
        <w:pStyle w:val="Bibliography"/>
      </w:pPr>
      <w:bookmarkStart w:id="160" w:name="ref-cadigan2016"/>
      <w:bookmarkEnd w:id="159"/>
      <w:r>
        <w:t xml:space="preserve">Cadigan, N. G. (2016). A state-space stock assessment model for northern cod, including under-reported catches and variable natural mortality rates. </w:t>
      </w:r>
      <w:r>
        <w:rPr>
          <w:i/>
        </w:rPr>
        <w:t>Canadian Journal of Fisheries and Aquatic Sciences</w:t>
      </w:r>
      <w:r>
        <w:t xml:space="preserve">, </w:t>
      </w:r>
      <w:r>
        <w:rPr>
          <w:i/>
        </w:rPr>
        <w:t>73</w:t>
      </w:r>
      <w:r>
        <w:t>(2), 296–308.</w:t>
      </w:r>
    </w:p>
    <w:p w14:paraId="2AF3489C" w14:textId="77777777" w:rsidR="00A271EA" w:rsidRDefault="00D71279">
      <w:pPr>
        <w:pStyle w:val="Bibliography"/>
      </w:pPr>
      <w:bookmarkStart w:id="161" w:name="ref-chang2018b"/>
      <w:bookmarkEnd w:id="160"/>
      <w:r>
        <w:t xml:space="preserve">Chang, W., &amp; Borges Ribeiro, B. (2018). </w:t>
      </w:r>
      <w:r>
        <w:rPr>
          <w:i/>
        </w:rPr>
        <w:t>Shinydashboard: Create dashboards with ’shiny’</w:t>
      </w:r>
      <w:r>
        <w:t xml:space="preserve">. Retrieved from </w:t>
      </w:r>
      <w:hyperlink r:id="rId24">
        <w:r>
          <w:rPr>
            <w:rStyle w:val="Hyperlink"/>
          </w:rPr>
          <w:t>https://CRAN.R-project.org/package=shinydashboard</w:t>
        </w:r>
      </w:hyperlink>
    </w:p>
    <w:p w14:paraId="52355B18" w14:textId="77777777" w:rsidR="00A271EA" w:rsidRDefault="00D71279">
      <w:pPr>
        <w:pStyle w:val="Bibliography"/>
      </w:pPr>
      <w:bookmarkStart w:id="162" w:name="ref-chang2018a"/>
      <w:bookmarkEnd w:id="161"/>
      <w:r>
        <w:t xml:space="preserve">Chang, W., Cheng, J., Allaire, J., Xie, Y., &amp; McPherson, J. (2018). </w:t>
      </w:r>
      <w:r>
        <w:rPr>
          <w:i/>
        </w:rPr>
        <w:t>Shiny: Web application framework for r</w:t>
      </w:r>
      <w:r>
        <w:t xml:space="preserve">. Retrieved from </w:t>
      </w:r>
      <w:hyperlink r:id="rId25">
        <w:r>
          <w:rPr>
            <w:rStyle w:val="Hyperlink"/>
          </w:rPr>
          <w:t>https://CRAN.R-project.org/package=shiny</w:t>
        </w:r>
      </w:hyperlink>
    </w:p>
    <w:p w14:paraId="63F47A10" w14:textId="77777777" w:rsidR="00A271EA" w:rsidRDefault="00D71279">
      <w:pPr>
        <w:pStyle w:val="Bibliography"/>
      </w:pPr>
      <w:bookmarkStart w:id="163" w:name="ref-cheng2016"/>
      <w:bookmarkEnd w:id="162"/>
      <w:r>
        <w:t xml:space="preserve">Cheng, J. (2016). </w:t>
      </w:r>
      <w:r>
        <w:rPr>
          <w:i/>
        </w:rPr>
        <w:t>Crosstalk: Inter-widget interactivity for html widgets</w:t>
      </w:r>
      <w:r>
        <w:t xml:space="preserve">. Retrieved from </w:t>
      </w:r>
      <w:hyperlink r:id="rId26">
        <w:r>
          <w:rPr>
            <w:rStyle w:val="Hyperlink"/>
          </w:rPr>
          <w:t>https://CRAN.R-project.org/package=crosstalk</w:t>
        </w:r>
      </w:hyperlink>
    </w:p>
    <w:p w14:paraId="34FBA98E" w14:textId="77777777" w:rsidR="00A271EA" w:rsidRDefault="00D71279">
      <w:pPr>
        <w:pStyle w:val="Bibliography"/>
      </w:pPr>
      <w:bookmarkStart w:id="164" w:name="ref-cheng2018"/>
      <w:bookmarkEnd w:id="163"/>
      <w:r>
        <w:t xml:space="preserve">Cheng, J., Karambelkar, B., &amp; Xie, Y. (2018). </w:t>
      </w:r>
      <w:r>
        <w:rPr>
          <w:i/>
        </w:rPr>
        <w:t>Leaflet: Create interactive web maps with the javascript ’leaflet’ library</w:t>
      </w:r>
      <w:r>
        <w:t xml:space="preserve">. Retrieved from </w:t>
      </w:r>
      <w:hyperlink r:id="rId27">
        <w:r>
          <w:rPr>
            <w:rStyle w:val="Hyperlink"/>
          </w:rPr>
          <w:t>https://CRAN.R-project.org/package=leaflet</w:t>
        </w:r>
      </w:hyperlink>
    </w:p>
    <w:p w14:paraId="35A47C16" w14:textId="77777777" w:rsidR="00A271EA" w:rsidRDefault="00D71279">
      <w:pPr>
        <w:pStyle w:val="Bibliography"/>
      </w:pPr>
      <w:bookmarkStart w:id="165" w:name="ref-dwyer2019"/>
      <w:bookmarkEnd w:id="164"/>
      <w:r>
        <w:t>Dwyer, K., Brattey, J., Cadigan, N., Healey, B., Ings, D., Lee, E., … Rideout, R. (2019). Assessment of the northern cod (</w:t>
      </w:r>
      <w:r>
        <w:rPr>
          <w:i/>
        </w:rPr>
        <w:t>Gadus morhua</w:t>
      </w:r>
      <w:r>
        <w:t xml:space="preserve">) stock in nafo divisions 2J3KL in 2018. </w:t>
      </w:r>
      <w:r>
        <w:rPr>
          <w:i/>
        </w:rPr>
        <w:t>DFO Can. Sci. Advis. Sec. Res. Doc.</w:t>
      </w:r>
      <w:r>
        <w:t xml:space="preserve">, </w:t>
      </w:r>
      <w:r>
        <w:rPr>
          <w:i/>
        </w:rPr>
        <w:t>2019/nnn</w:t>
      </w:r>
      <w:r>
        <w:t>, v + 126p.</w:t>
      </w:r>
    </w:p>
    <w:p w14:paraId="0239271F" w14:textId="77777777" w:rsidR="00A271EA" w:rsidRDefault="00D71279">
      <w:pPr>
        <w:pStyle w:val="Bibliography"/>
      </w:pPr>
      <w:bookmarkStart w:id="166" w:name="ref-fomel2009"/>
      <w:bookmarkEnd w:id="165"/>
      <w:r>
        <w:t xml:space="preserve">Fomel, S., &amp; Claerbout, J. F. (2009). Reproducible research. </w:t>
      </w:r>
      <w:r>
        <w:rPr>
          <w:i/>
        </w:rPr>
        <w:t>Computing in Science &amp; Engineering</w:t>
      </w:r>
      <w:r>
        <w:t xml:space="preserve">, </w:t>
      </w:r>
      <w:r>
        <w:rPr>
          <w:i/>
        </w:rPr>
        <w:t>11</w:t>
      </w:r>
      <w:r>
        <w:t>(1), 5.</w:t>
      </w:r>
    </w:p>
    <w:p w14:paraId="659E7C8B" w14:textId="77777777" w:rsidR="00A271EA" w:rsidRDefault="00D71279">
      <w:pPr>
        <w:pStyle w:val="Bibliography"/>
      </w:pPr>
      <w:bookmarkStart w:id="167" w:name="ref-fournier2012"/>
      <w:bookmarkEnd w:id="166"/>
      <w:r>
        <w:t xml:space="preserve">Fournier, D. A., Skaug, H. J., Ancheta, J., Ianelli, J., Magnusson, A., Maunder, M. N., … Sibert, J. (2012). AD model builder: Using automatic differentiation for statistical inference of </w:t>
      </w:r>
      <w:r>
        <w:lastRenderedPageBreak/>
        <w:t xml:space="preserve">highly parameterized complex nonlinear models. </w:t>
      </w:r>
      <w:r>
        <w:rPr>
          <w:i/>
        </w:rPr>
        <w:t>Optimization Methods and Software</w:t>
      </w:r>
      <w:r>
        <w:t xml:space="preserve">, </w:t>
      </w:r>
      <w:r>
        <w:rPr>
          <w:i/>
        </w:rPr>
        <w:t>27</w:t>
      </w:r>
      <w:r>
        <w:t>(2), 233–249.</w:t>
      </w:r>
    </w:p>
    <w:p w14:paraId="0C1CC7C1" w14:textId="77777777" w:rsidR="00A271EA" w:rsidRDefault="00D71279">
      <w:pPr>
        <w:pStyle w:val="Bibliography"/>
      </w:pPr>
      <w:bookmarkStart w:id="168" w:name="ref-gelman2014"/>
      <w:bookmarkEnd w:id="167"/>
      <w:r>
        <w:t xml:space="preserve">Gelman, A., &amp; Loken, E. (2014). The statistical crisis in science. </w:t>
      </w:r>
      <w:r>
        <w:rPr>
          <w:i/>
        </w:rPr>
        <w:t>American Scientist</w:t>
      </w:r>
      <w:r>
        <w:t xml:space="preserve">, </w:t>
      </w:r>
      <w:r>
        <w:rPr>
          <w:i/>
        </w:rPr>
        <w:t>102</w:t>
      </w:r>
      <w:r>
        <w:t xml:space="preserve">, 460. </w:t>
      </w:r>
      <w:hyperlink r:id="rId28">
        <w:r>
          <w:rPr>
            <w:rStyle w:val="Hyperlink"/>
          </w:rPr>
          <w:t>https://doi.org/10.1511/2014.111.460</w:t>
        </w:r>
      </w:hyperlink>
    </w:p>
    <w:p w14:paraId="4727E6C4" w14:textId="77777777" w:rsidR="00A271EA" w:rsidRDefault="00D71279">
      <w:pPr>
        <w:pStyle w:val="Bibliography"/>
      </w:pPr>
      <w:bookmarkStart w:id="169" w:name="ref-hampton2015"/>
      <w:bookmarkEnd w:id="168"/>
      <w:r>
        <w:t xml:space="preserve">Hampton, S. E., Anderson, S. S., Bagby, S. C., Gries, C., Han, X., Hart, E. M., … Zimmerman, N. (2015). The tao of open science for ecology. </w:t>
      </w:r>
      <w:r>
        <w:rPr>
          <w:i/>
        </w:rPr>
        <w:t>Ecosphere</w:t>
      </w:r>
      <w:r>
        <w:t xml:space="preserve">, </w:t>
      </w:r>
      <w:r>
        <w:rPr>
          <w:i/>
        </w:rPr>
        <w:t>6</w:t>
      </w:r>
      <w:r>
        <w:t>(7), 1–13.</w:t>
      </w:r>
    </w:p>
    <w:p w14:paraId="60CCDB1F" w14:textId="77777777" w:rsidR="00A271EA" w:rsidRDefault="00D71279">
      <w:pPr>
        <w:pStyle w:val="Bibliography"/>
      </w:pPr>
      <w:bookmarkStart w:id="170" w:name="ref-hampton2013"/>
      <w:bookmarkEnd w:id="169"/>
      <w:r>
        <w:t xml:space="preserve">Hampton, S. E., Strasser, C. A., Tewksbury, J. J., Gram, W. K., Budden, A. E., Batcheller, A. L., … Porter, J. H. (2013). Big data and the future of ecology. </w:t>
      </w:r>
      <w:r>
        <w:rPr>
          <w:i/>
        </w:rPr>
        <w:t>Frontiers in Ecology and the Environment</w:t>
      </w:r>
      <w:r>
        <w:t xml:space="preserve">, </w:t>
      </w:r>
      <w:r>
        <w:rPr>
          <w:i/>
        </w:rPr>
        <w:t>11</w:t>
      </w:r>
      <w:r>
        <w:t>(3), 156–162.</w:t>
      </w:r>
    </w:p>
    <w:p w14:paraId="2DFF2003" w14:textId="77777777" w:rsidR="00A271EA" w:rsidRDefault="00D71279">
      <w:pPr>
        <w:pStyle w:val="Bibliography"/>
      </w:pPr>
      <w:bookmarkStart w:id="171" w:name="ref-hilborn1992"/>
      <w:bookmarkEnd w:id="170"/>
      <w:r>
        <w:t xml:space="preserve">Hilborn, R., &amp; Walters, C. J. (1992). </w:t>
      </w:r>
      <w:r>
        <w:rPr>
          <w:i/>
        </w:rPr>
        <w:t>Quantitative fisheries stock assessment: Choice, dynamics and uncertainty</w:t>
      </w:r>
      <w:r>
        <w:t>. Chapman; Hall.</w:t>
      </w:r>
    </w:p>
    <w:p w14:paraId="2F7BCE36" w14:textId="77777777" w:rsidR="00A271EA" w:rsidRDefault="00D71279">
      <w:pPr>
        <w:pStyle w:val="Bibliography"/>
      </w:pPr>
      <w:bookmarkStart w:id="172" w:name="ref-jones2016"/>
      <w:bookmarkEnd w:id="171"/>
      <w:r>
        <w:t xml:space="preserve">Jones, A. S., Horsburgh, J. S., Jackson-Smith, D., Ramı́rez, M., Flint, C. G., &amp; Caraballo, J. (2016). A web-based, interactive visualization tool for social environmental survey data. </w:t>
      </w:r>
      <w:r>
        <w:rPr>
          <w:i/>
        </w:rPr>
        <w:t>Environmental Modelling &amp; Software</w:t>
      </w:r>
      <w:r>
        <w:t xml:space="preserve">, </w:t>
      </w:r>
      <w:r>
        <w:rPr>
          <w:i/>
        </w:rPr>
        <w:t>84</w:t>
      </w:r>
      <w:r>
        <w:t>, 412–426.</w:t>
      </w:r>
    </w:p>
    <w:p w14:paraId="3BA2AD28" w14:textId="77777777" w:rsidR="00A271EA" w:rsidRDefault="00D71279">
      <w:pPr>
        <w:pStyle w:val="Bibliography"/>
      </w:pPr>
      <w:bookmarkStart w:id="173" w:name="ref-keena2016"/>
      <w:bookmarkEnd w:id="172"/>
      <w:r>
        <w:t xml:space="preserve">Keena, N., Etman, M. A., Draper, J., Pinheiro, P., &amp; Dyson, A. (2016). Interactive visualization for interdisciplinary research. </w:t>
      </w:r>
      <w:r>
        <w:rPr>
          <w:i/>
        </w:rPr>
        <w:t>Electronic Imaging</w:t>
      </w:r>
      <w:r>
        <w:t xml:space="preserve">, </w:t>
      </w:r>
      <w:r>
        <w:rPr>
          <w:i/>
        </w:rPr>
        <w:t>2016</w:t>
      </w:r>
      <w:r>
        <w:t>(1), 1–7.</w:t>
      </w:r>
    </w:p>
    <w:p w14:paraId="6AD9B291" w14:textId="77777777" w:rsidR="00A271EA" w:rsidRDefault="00D71279">
      <w:pPr>
        <w:pStyle w:val="Bibliography"/>
      </w:pPr>
      <w:bookmarkStart w:id="174" w:name="ref-kristensen2015"/>
      <w:bookmarkEnd w:id="173"/>
      <w:r>
        <w:t xml:space="preserve">Kristensen, K., Nielsen, A., Berg, C., Skaug, H., &amp; Bell, B. (2016). TMB: Automatic differentiation and laplace approximation. </w:t>
      </w:r>
      <w:r>
        <w:rPr>
          <w:i/>
        </w:rPr>
        <w:t>Journal of Statistical Software</w:t>
      </w:r>
      <w:r>
        <w:t xml:space="preserve">, </w:t>
      </w:r>
      <w:r>
        <w:rPr>
          <w:i/>
        </w:rPr>
        <w:t>70</w:t>
      </w:r>
      <w:r>
        <w:t xml:space="preserve">(5), 1–21. </w:t>
      </w:r>
      <w:hyperlink r:id="rId29">
        <w:r>
          <w:rPr>
            <w:rStyle w:val="Hyperlink"/>
          </w:rPr>
          <w:t>https://doi.org/10.18637/jss.v070.i05</w:t>
        </w:r>
      </w:hyperlink>
    </w:p>
    <w:p w14:paraId="3CA4591D" w14:textId="77777777" w:rsidR="00A271EA" w:rsidRDefault="00D71279">
      <w:pPr>
        <w:pStyle w:val="Bibliography"/>
      </w:pPr>
      <w:bookmarkStart w:id="175" w:name="ref-leek2015b"/>
      <w:bookmarkEnd w:id="174"/>
      <w:r>
        <w:lastRenderedPageBreak/>
        <w:t xml:space="preserve">Leek, J. T., &amp; Peng, R. D. (2015a). Reproducible research can still be wrong: Adopting a prevention approach. </w:t>
      </w:r>
      <w:r>
        <w:rPr>
          <w:i/>
        </w:rPr>
        <w:t>Proceedings of the National Academy of Sciences</w:t>
      </w:r>
      <w:r>
        <w:t xml:space="preserve">, </w:t>
      </w:r>
      <w:r>
        <w:rPr>
          <w:i/>
        </w:rPr>
        <w:t>112</w:t>
      </w:r>
      <w:r>
        <w:t>(6), 1645–1646.</w:t>
      </w:r>
    </w:p>
    <w:p w14:paraId="07FB91DE" w14:textId="77777777" w:rsidR="00A271EA" w:rsidRDefault="00D71279">
      <w:pPr>
        <w:pStyle w:val="Bibliography"/>
      </w:pPr>
      <w:bookmarkStart w:id="176" w:name="ref-leek2015a"/>
      <w:bookmarkEnd w:id="175"/>
      <w:r>
        <w:t xml:space="preserve">Leek, J. T., &amp; Peng, R. D. (2015b). Statistics: P values are just the tip of the iceberg. </w:t>
      </w:r>
      <w:r>
        <w:rPr>
          <w:i/>
        </w:rPr>
        <w:t>Nature News</w:t>
      </w:r>
      <w:r>
        <w:t xml:space="preserve">, </w:t>
      </w:r>
      <w:r>
        <w:rPr>
          <w:i/>
        </w:rPr>
        <w:t>520</w:t>
      </w:r>
      <w:r>
        <w:t>(7549), 612.</w:t>
      </w:r>
    </w:p>
    <w:p w14:paraId="5917AD71" w14:textId="77777777" w:rsidR="00A271EA" w:rsidRDefault="00D71279">
      <w:pPr>
        <w:pStyle w:val="Bibliography"/>
      </w:pPr>
      <w:bookmarkStart w:id="177" w:name="ref-letcher2018"/>
      <w:bookmarkEnd w:id="176"/>
      <w:r>
        <w:t xml:space="preserve">Letcher, B. H., Walker, J. D., O’Donnell, M. J., Whiteley, A. R., Nislow, K. H., &amp; Coombs, J. A. (2018). Three visualization approaches for communicating and exploring passive integrated transponder tag data. </w:t>
      </w:r>
      <w:r>
        <w:rPr>
          <w:i/>
        </w:rPr>
        <w:t>Fisheries</w:t>
      </w:r>
      <w:r>
        <w:t xml:space="preserve">, </w:t>
      </w:r>
      <w:r>
        <w:rPr>
          <w:i/>
        </w:rPr>
        <w:t>43</w:t>
      </w:r>
      <w:r>
        <w:t>(5), 241–248.</w:t>
      </w:r>
    </w:p>
    <w:p w14:paraId="7C659FF0" w14:textId="77777777" w:rsidR="00A271EA" w:rsidRDefault="00D71279">
      <w:pPr>
        <w:pStyle w:val="Bibliography"/>
      </w:pPr>
      <w:bookmarkStart w:id="178" w:name="ref-lewis2018"/>
      <w:bookmarkEnd w:id="177"/>
      <w:r>
        <w:t xml:space="preserve">Lewis, K. P., Vander Wal, E., &amp; Fifield, D. A. (2018). Wildlife biology, big data, and reproducible research. </w:t>
      </w:r>
      <w:r>
        <w:rPr>
          <w:i/>
        </w:rPr>
        <w:t>Wildlife Society Bulletin</w:t>
      </w:r>
      <w:r>
        <w:t xml:space="preserve">, </w:t>
      </w:r>
      <w:r>
        <w:rPr>
          <w:i/>
        </w:rPr>
        <w:t>42</w:t>
      </w:r>
      <w:r>
        <w:t>(1), 172–179.</w:t>
      </w:r>
    </w:p>
    <w:p w14:paraId="61B5BCDC" w14:textId="77777777" w:rsidR="00A271EA" w:rsidRDefault="00D71279">
      <w:pPr>
        <w:pStyle w:val="Bibliography"/>
      </w:pPr>
      <w:bookmarkStart w:id="179" w:name="ref-link1999"/>
      <w:bookmarkEnd w:id="178"/>
      <w:r>
        <w:t xml:space="preserve">Link, W. A. (1999). Modeling pattern in collections of parameters. </w:t>
      </w:r>
      <w:r>
        <w:rPr>
          <w:i/>
        </w:rPr>
        <w:t>The Journal of Wildlife Management</w:t>
      </w:r>
      <w:r>
        <w:t xml:space="preserve">, </w:t>
      </w:r>
      <w:r>
        <w:rPr>
          <w:i/>
        </w:rPr>
        <w:t>63</w:t>
      </w:r>
      <w:r>
        <w:t>(3), 1017–1027.</w:t>
      </w:r>
    </w:p>
    <w:p w14:paraId="141B3BBC" w14:textId="77777777" w:rsidR="00A271EA" w:rsidRDefault="00D71279">
      <w:pPr>
        <w:pStyle w:val="Bibliography"/>
      </w:pPr>
      <w:bookmarkStart w:id="180" w:name="ref-lowndes2017"/>
      <w:bookmarkEnd w:id="179"/>
      <w:r>
        <w:t xml:space="preserve">Lowndes, J. S. S., Best, B. D., Scarborough, C., Afflerbach, J. C., Frazier, M. R., O’Hara, C. C., … Halpern, B. S. (2017). Our path to better science in less time using open data science tools. </w:t>
      </w:r>
      <w:r>
        <w:rPr>
          <w:i/>
        </w:rPr>
        <w:t>Nature Ecology &amp; Evolution</w:t>
      </w:r>
      <w:r>
        <w:t xml:space="preserve">, </w:t>
      </w:r>
      <w:r>
        <w:rPr>
          <w:i/>
        </w:rPr>
        <w:t>1</w:t>
      </w:r>
      <w:r>
        <w:t>(6), 0160.</w:t>
      </w:r>
    </w:p>
    <w:p w14:paraId="73CF5FC7" w14:textId="77777777" w:rsidR="00A271EA" w:rsidRDefault="00D71279">
      <w:pPr>
        <w:pStyle w:val="Bibliography"/>
      </w:pPr>
      <w:bookmarkStart w:id="181" w:name="ref-maunder2013"/>
      <w:bookmarkEnd w:id="180"/>
      <w:r>
        <w:t xml:space="preserve">Maunder, M. N., &amp; Punt, A. E. (2013). A review of integrated analysis in fisheries stock assessment. </w:t>
      </w:r>
      <w:r>
        <w:rPr>
          <w:i/>
        </w:rPr>
        <w:t>Fisheries Research</w:t>
      </w:r>
      <w:r>
        <w:t xml:space="preserve">, </w:t>
      </w:r>
      <w:r>
        <w:rPr>
          <w:i/>
        </w:rPr>
        <w:t>142</w:t>
      </w:r>
      <w:r>
        <w:t>, 61–74.</w:t>
      </w:r>
    </w:p>
    <w:p w14:paraId="759A563E" w14:textId="77777777" w:rsidR="00A271EA" w:rsidRDefault="00D71279">
      <w:pPr>
        <w:pStyle w:val="Bibliography"/>
      </w:pPr>
      <w:bookmarkStart w:id="182" w:name="ref-plummer2003"/>
      <w:bookmarkEnd w:id="181"/>
      <w:r>
        <w:t xml:space="preserve">Plummer, M. (2003). JAGS: A program for analysis of bayesian graphical models using gibbs sampling. </w:t>
      </w:r>
      <w:r>
        <w:rPr>
          <w:i/>
        </w:rPr>
        <w:t>Proceedings of the 3rd international workshop on distributed statistical computing</w:t>
      </w:r>
      <w:r>
        <w:t xml:space="preserve">, </w:t>
      </w:r>
      <w:r>
        <w:rPr>
          <w:i/>
        </w:rPr>
        <w:t>124</w:t>
      </w:r>
      <w:r>
        <w:t>. Vienna, Austria.</w:t>
      </w:r>
    </w:p>
    <w:p w14:paraId="3CEB7997" w14:textId="77777777" w:rsidR="00A271EA" w:rsidRDefault="00D71279">
      <w:pPr>
        <w:pStyle w:val="Bibliography"/>
      </w:pPr>
      <w:bookmarkStart w:id="183" w:name="ref-R"/>
      <w:bookmarkEnd w:id="182"/>
      <w:r>
        <w:lastRenderedPageBreak/>
        <w:t xml:space="preserve">R Core Team. (2017). </w:t>
      </w:r>
      <w:r>
        <w:rPr>
          <w:i/>
        </w:rPr>
        <w:t>R: A language and environment for statistical computing</w:t>
      </w:r>
      <w:r>
        <w:t xml:space="preserve">. Retrieved from </w:t>
      </w:r>
      <w:hyperlink r:id="rId30">
        <w:r>
          <w:rPr>
            <w:rStyle w:val="Hyperlink"/>
          </w:rPr>
          <w:t>https://www.R-project.org/</w:t>
        </w:r>
      </w:hyperlink>
    </w:p>
    <w:p w14:paraId="30A47371" w14:textId="77777777" w:rsidR="00A271EA" w:rsidRDefault="00D71279">
      <w:pPr>
        <w:pStyle w:val="Bibliography"/>
      </w:pPr>
      <w:bookmarkStart w:id="184" w:name="ref-rideout2018"/>
      <w:bookmarkEnd w:id="183"/>
      <w:r>
        <w:t xml:space="preserve">Rideout, R., &amp; Ings, D. (2018). </w:t>
      </w:r>
      <w:r>
        <w:rPr>
          <w:i/>
        </w:rPr>
        <w:t>Research Vessel Bottom Trawl Survey Report (NL Region): A stock-by-stock summary of survey information up to and including the 2017 spring and autumn surveys</w:t>
      </w:r>
      <w:r>
        <w:t xml:space="preserve"> (p. 59). Canadian Technical Report of Fisheries; Aquatic Sciences No. 3267.</w:t>
      </w:r>
    </w:p>
    <w:p w14:paraId="2FED8ADF" w14:textId="77777777" w:rsidR="00A271EA" w:rsidRDefault="00D71279">
      <w:pPr>
        <w:pStyle w:val="Bibliography"/>
      </w:pPr>
      <w:bookmarkStart w:id="185" w:name="ref-Rstudio"/>
      <w:bookmarkEnd w:id="184"/>
      <w:r>
        <w:t xml:space="preserve">RStudio Team. (2015). </w:t>
      </w:r>
      <w:r>
        <w:rPr>
          <w:i/>
        </w:rPr>
        <w:t>RStudio: Integrated development environment for r</w:t>
      </w:r>
      <w:r>
        <w:t xml:space="preserve">. Retrieved from </w:t>
      </w:r>
      <w:hyperlink r:id="rId31">
        <w:r>
          <w:rPr>
            <w:rStyle w:val="Hyperlink"/>
          </w:rPr>
          <w:t>http://www.rstudio.com/</w:t>
        </w:r>
      </w:hyperlink>
    </w:p>
    <w:p w14:paraId="46F5582A" w14:textId="77777777" w:rsidR="00A271EA" w:rsidRDefault="00D71279">
      <w:pPr>
        <w:pStyle w:val="Bibliography"/>
      </w:pPr>
      <w:bookmarkStart w:id="186" w:name="ref-sievert2018"/>
      <w:bookmarkEnd w:id="185"/>
      <w:r>
        <w:t xml:space="preserve">Sievert, C. (2018). </w:t>
      </w:r>
      <w:r>
        <w:rPr>
          <w:i/>
        </w:rPr>
        <w:t>Plotly for R</w:t>
      </w:r>
      <w:r>
        <w:t xml:space="preserve">. Retrieved from </w:t>
      </w:r>
      <w:hyperlink r:id="rId32">
        <w:r>
          <w:rPr>
            <w:rStyle w:val="Hyperlink"/>
          </w:rPr>
          <w:t>https://plotly-book.cpsievert.me</w:t>
        </w:r>
      </w:hyperlink>
    </w:p>
    <w:p w14:paraId="4D442437" w14:textId="77777777" w:rsidR="00A271EA" w:rsidRDefault="00D71279">
      <w:pPr>
        <w:pStyle w:val="Bibliography"/>
      </w:pPr>
      <w:bookmarkStart w:id="187" w:name="ref-smith1981"/>
      <w:bookmarkEnd w:id="186"/>
      <w:r>
        <w:t xml:space="preserve">Smith, S., &amp; Somerton, G. (1981). </w:t>
      </w:r>
      <w:r>
        <w:rPr>
          <w:i/>
        </w:rPr>
        <w:t>STRAP: A User-Oriented Computer Analysis System for Groundfish Research Trawl Survey Data</w:t>
      </w:r>
      <w:r>
        <w:t xml:space="preserve"> (p. 66). Canadian Technical Report of Fisheries; Aquatic Sciences No. 1030.</w:t>
      </w:r>
    </w:p>
    <w:p w14:paraId="4A2E2D78" w14:textId="77777777" w:rsidR="00A271EA" w:rsidRDefault="00D71279">
      <w:pPr>
        <w:pStyle w:val="Bibliography"/>
      </w:pPr>
      <w:bookmarkStart w:id="188" w:name="ref-taggart1995"/>
      <w:bookmarkEnd w:id="187"/>
      <w:r>
        <w:t xml:space="preserve">Taggart, C., Penney, P., Barrowman, N., &amp; George, C. (1995). The 1954-1993 Newfoundland cod tagging database: Statistical summaries and spatial-temporal dynamics. </w:t>
      </w:r>
      <w:r>
        <w:rPr>
          <w:i/>
        </w:rPr>
        <w:t>Canadian Technical Report of Fisheries and Aquatic Sciences</w:t>
      </w:r>
      <w:r>
        <w:t xml:space="preserve">, </w:t>
      </w:r>
      <w:r>
        <w:rPr>
          <w:i/>
        </w:rPr>
        <w:t>2042</w:t>
      </w:r>
      <w:r>
        <w:t>.</w:t>
      </w:r>
    </w:p>
    <w:p w14:paraId="6893261D" w14:textId="77777777" w:rsidR="00A271EA" w:rsidRDefault="00D71279">
      <w:pPr>
        <w:pStyle w:val="Bibliography"/>
      </w:pPr>
      <w:bookmarkStart w:id="189" w:name="ref-yeatman2018"/>
      <w:bookmarkEnd w:id="188"/>
      <w:r>
        <w:t xml:space="preserve">Yeatman, J. D., Richie-Halford, A., Smith, J. K., Keshavan, A., &amp; Rokem, A. (2018). A browser-based tool for visualization and analysis of diffusion mri data. </w:t>
      </w:r>
      <w:r>
        <w:rPr>
          <w:i/>
        </w:rPr>
        <w:t>Nature Communications</w:t>
      </w:r>
      <w:r>
        <w:t xml:space="preserve">, </w:t>
      </w:r>
      <w:r>
        <w:rPr>
          <w:i/>
        </w:rPr>
        <w:t>9</w:t>
      </w:r>
      <w:r>
        <w:t>(1), 940.</w:t>
      </w:r>
      <w:bookmarkEnd w:id="157"/>
      <w:bookmarkEnd w:id="189"/>
    </w:p>
    <w:sectPr w:rsidR="00A271EA" w:rsidSect="00750D2C">
      <w:footerReference w:type="default" r:id="rId33"/>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ewis, Keith" w:date="2019-09-18T12:05:00Z" w:initials="LK">
    <w:p w14:paraId="2F5134F2" w14:textId="77777777" w:rsidR="003450B3" w:rsidRDefault="003450B3">
      <w:pPr>
        <w:pStyle w:val="CommentText"/>
      </w:pPr>
      <w:r>
        <w:rPr>
          <w:rStyle w:val="CommentReference"/>
        </w:rPr>
        <w:annotationRef/>
      </w:r>
      <w:r>
        <w:t xml:space="preserve">Order correct?  It may not matter.  </w:t>
      </w:r>
    </w:p>
  </w:comment>
  <w:comment w:id="7" w:author="Lewis, Keith" w:date="2019-09-18T12:07:00Z" w:initials="LK">
    <w:p w14:paraId="5968FE61" w14:textId="77777777" w:rsidR="003450B3" w:rsidRDefault="003450B3">
      <w:pPr>
        <w:pStyle w:val="CommentText"/>
      </w:pPr>
      <w:r>
        <w:rPr>
          <w:rStyle w:val="CommentReference"/>
        </w:rPr>
        <w:annotationRef/>
      </w:r>
      <w:r>
        <w:t>Do we want to change this to “Data exploration” here and in the following section title??</w:t>
      </w:r>
    </w:p>
  </w:comment>
  <w:comment w:id="9" w:author="Lewis, Keith" w:date="2019-09-18T13:12:00Z" w:initials="LK">
    <w:p w14:paraId="2BF3C09B" w14:textId="77777777" w:rsidR="00474433" w:rsidRDefault="00474433">
      <w:pPr>
        <w:pStyle w:val="CommentText"/>
      </w:pPr>
      <w:r>
        <w:rPr>
          <w:rStyle w:val="CommentReference"/>
        </w:rPr>
        <w:annotationRef/>
      </w:r>
      <w:r>
        <w:t>Is this statement true?  For example, are sex ratios “complex”??</w:t>
      </w:r>
    </w:p>
  </w:comment>
  <w:comment w:id="15" w:author="Lewis, Keith" w:date="2019-09-18T13:12:00Z" w:initials="LK">
    <w:p w14:paraId="4130CD54" w14:textId="77777777" w:rsidR="00474433" w:rsidRDefault="00474433">
      <w:pPr>
        <w:pStyle w:val="CommentText"/>
      </w:pPr>
      <w:r>
        <w:rPr>
          <w:rStyle w:val="CommentReference"/>
        </w:rPr>
        <w:annotationRef/>
      </w:r>
      <w:r>
        <w:t>New paragraph??  “These challenges” instead of “this challenge”??</w:t>
      </w:r>
    </w:p>
  </w:comment>
  <w:comment w:id="20" w:author="Lewis, Keith" w:date="2019-09-18T13:19:00Z" w:initials="LK">
    <w:p w14:paraId="0841F340" w14:textId="77777777" w:rsidR="00474433" w:rsidRDefault="00474433">
      <w:pPr>
        <w:pStyle w:val="CommentText"/>
      </w:pPr>
      <w:r>
        <w:rPr>
          <w:rStyle w:val="CommentReference"/>
        </w:rPr>
        <w:annotationRef/>
      </w:r>
      <w:r>
        <w:t>I think some of the changes above are needed because we really haven’t brought up plotting data</w:t>
      </w:r>
    </w:p>
  </w:comment>
  <w:comment w:id="26" w:author="Lewis, Keith" w:date="2019-09-18T13:20:00Z" w:initials="LK">
    <w:p w14:paraId="651D88A8" w14:textId="77777777" w:rsidR="00474433" w:rsidRDefault="00474433">
      <w:pPr>
        <w:pStyle w:val="CommentText"/>
      </w:pPr>
      <w:r>
        <w:rPr>
          <w:rStyle w:val="CommentReference"/>
        </w:rPr>
        <w:annotationRef/>
      </w:r>
      <w:r>
        <w:t xml:space="preserve">Propose that we follow the template that Greg and Bob have used, i.e. </w:t>
      </w:r>
    </w:p>
    <w:p w14:paraId="39108DE4" w14:textId="77777777" w:rsidR="00474433" w:rsidRDefault="00474433" w:rsidP="00474433">
      <w:pPr>
        <w:pStyle w:val="CommentText"/>
        <w:numPr>
          <w:ilvl w:val="0"/>
          <w:numId w:val="16"/>
        </w:numPr>
      </w:pPr>
      <w:r>
        <w:t xml:space="preserve"> Introduce the data sets/situation</w:t>
      </w:r>
    </w:p>
    <w:p w14:paraId="4B203D24" w14:textId="77777777" w:rsidR="00474433" w:rsidRDefault="00474433" w:rsidP="00474433">
      <w:pPr>
        <w:pStyle w:val="CommentText"/>
        <w:numPr>
          <w:ilvl w:val="0"/>
          <w:numId w:val="16"/>
        </w:numPr>
      </w:pPr>
      <w:r>
        <w:t xml:space="preserve"> Intro to the use of the data</w:t>
      </w:r>
    </w:p>
    <w:p w14:paraId="2ED67BB3" w14:textId="77777777" w:rsidR="00474433" w:rsidRDefault="00474433" w:rsidP="00474433">
      <w:pPr>
        <w:pStyle w:val="CommentText"/>
        <w:numPr>
          <w:ilvl w:val="0"/>
          <w:numId w:val="16"/>
        </w:numPr>
      </w:pPr>
      <w:r>
        <w:t xml:space="preserve"> Limitations of the </w:t>
      </w:r>
      <w:proofErr w:type="spellStart"/>
      <w:r>
        <w:t>tradional</w:t>
      </w:r>
      <w:proofErr w:type="spellEnd"/>
      <w:r>
        <w:t xml:space="preserve"> approach</w:t>
      </w:r>
    </w:p>
    <w:p w14:paraId="755451E6" w14:textId="77777777" w:rsidR="00474433" w:rsidRDefault="00474433" w:rsidP="00474433">
      <w:pPr>
        <w:pStyle w:val="CommentText"/>
        <w:numPr>
          <w:ilvl w:val="0"/>
          <w:numId w:val="16"/>
        </w:numPr>
      </w:pPr>
      <w:r>
        <w:t xml:space="preserve"> Solution</w:t>
      </w:r>
    </w:p>
    <w:p w14:paraId="3ED6D685" w14:textId="77777777" w:rsidR="00CC485A" w:rsidRDefault="00CC485A" w:rsidP="00CC485A">
      <w:pPr>
        <w:pStyle w:val="CommentText"/>
      </w:pPr>
    </w:p>
    <w:p w14:paraId="52F090CB" w14:textId="77777777" w:rsidR="00CC485A" w:rsidRDefault="00CC485A" w:rsidP="00CC485A">
      <w:pPr>
        <w:pStyle w:val="CommentText"/>
      </w:pPr>
      <w:r>
        <w:t>To that end, I think 1-3 could all be beefed up a bit.</w:t>
      </w:r>
    </w:p>
  </w:comment>
  <w:comment w:id="33" w:author="Lewis, Keith" w:date="2019-09-18T13:21:00Z" w:initials="LK">
    <w:p w14:paraId="71EFABD6" w14:textId="77777777" w:rsidR="00474433" w:rsidRDefault="00474433">
      <w:pPr>
        <w:pStyle w:val="CommentText"/>
      </w:pPr>
      <w:r>
        <w:rPr>
          <w:rStyle w:val="CommentReference"/>
        </w:rPr>
        <w:annotationRef/>
      </w:r>
      <w:r>
        <w:t>This needs some clarification for the naïve reader</w:t>
      </w:r>
    </w:p>
  </w:comment>
  <w:comment w:id="34" w:author="Lewis, Keith" w:date="2019-09-18T13:22:00Z" w:initials="LK">
    <w:p w14:paraId="12A026C2" w14:textId="77777777" w:rsidR="00474433" w:rsidRDefault="00474433">
      <w:pPr>
        <w:pStyle w:val="CommentText"/>
      </w:pPr>
      <w:r>
        <w:rPr>
          <w:rStyle w:val="CommentReference"/>
        </w:rPr>
        <w:annotationRef/>
      </w:r>
      <w:r>
        <w:t xml:space="preserve">Suggest something more formal.  </w:t>
      </w:r>
    </w:p>
  </w:comment>
  <w:comment w:id="37" w:author="Lewis, Keith" w:date="2019-09-18T13:24:00Z" w:initials="LK">
    <w:p w14:paraId="24FB9740" w14:textId="77777777" w:rsidR="00CC485A" w:rsidRDefault="00CC485A">
      <w:pPr>
        <w:pStyle w:val="CommentText"/>
      </w:pPr>
      <w:r>
        <w:rPr>
          <w:rStyle w:val="CommentReference"/>
        </w:rPr>
        <w:annotationRef/>
      </w:r>
      <w:r>
        <w:t>Do we need a brief intro to all of these???  Bob does cover some of it below in explaining the evolution of the tool.</w:t>
      </w:r>
    </w:p>
  </w:comment>
  <w:comment w:id="51" w:author="Lewis, Keith" w:date="2019-09-18T13:27:00Z" w:initials="LK">
    <w:p w14:paraId="62E6439F" w14:textId="77777777" w:rsidR="00CC485A" w:rsidRDefault="00CC485A">
      <w:pPr>
        <w:pStyle w:val="CommentText"/>
      </w:pPr>
      <w:r>
        <w:rPr>
          <w:rStyle w:val="CommentReference"/>
        </w:rPr>
        <w:annotationRef/>
      </w:r>
      <w:r>
        <w:t>This requires some clarification</w:t>
      </w:r>
    </w:p>
  </w:comment>
  <w:comment w:id="68" w:author="Lewis, Keith" w:date="2019-09-18T13:31:00Z" w:initials="LK">
    <w:p w14:paraId="36BD0EA4" w14:textId="77777777" w:rsidR="00CC485A" w:rsidRDefault="00CC485A">
      <w:pPr>
        <w:pStyle w:val="CommentText"/>
      </w:pPr>
      <w:r>
        <w:rPr>
          <w:rStyle w:val="CommentReference"/>
        </w:rPr>
        <w:annotationRef/>
      </w:r>
      <w:r>
        <w:t>This needs clarification for the naïve reader.</w:t>
      </w:r>
    </w:p>
  </w:comment>
  <w:comment w:id="73" w:author="Lewis, Keith" w:date="2019-09-18T13:33:00Z" w:initials="LK">
    <w:p w14:paraId="0DE7884A" w14:textId="77777777" w:rsidR="00CC485A" w:rsidRDefault="00CC485A">
      <w:pPr>
        <w:pStyle w:val="CommentText"/>
      </w:pPr>
      <w:r>
        <w:rPr>
          <w:rStyle w:val="CommentReference"/>
        </w:rPr>
        <w:annotationRef/>
      </w:r>
      <w:r w:rsidR="00135138">
        <w:t>Not introduced</w:t>
      </w:r>
    </w:p>
  </w:comment>
  <w:comment w:id="80" w:author="Lewis, Keith" w:date="2019-09-18T13:33:00Z" w:initials="LK">
    <w:p w14:paraId="06644924" w14:textId="77777777" w:rsidR="00135138" w:rsidRDefault="00135138">
      <w:pPr>
        <w:pStyle w:val="CommentText"/>
      </w:pPr>
      <w:r>
        <w:rPr>
          <w:rStyle w:val="CommentReference"/>
        </w:rPr>
        <w:annotationRef/>
      </w:r>
      <w:r>
        <w:t xml:space="preserve">Suggest expanding as per discussion.  </w:t>
      </w:r>
    </w:p>
  </w:comment>
  <w:comment w:id="81" w:author="Lewis, Keith" w:date="2019-09-18T13:34:00Z" w:initials="LK">
    <w:p w14:paraId="50569DC7" w14:textId="77777777" w:rsidR="00135138" w:rsidRDefault="00135138">
      <w:pPr>
        <w:pStyle w:val="CommentText"/>
      </w:pPr>
      <w:r>
        <w:rPr>
          <w:rStyle w:val="CommentReference"/>
        </w:rPr>
        <w:annotationRef/>
      </w:r>
      <w:r>
        <w:t>Does this need a name?</w:t>
      </w:r>
    </w:p>
  </w:comment>
  <w:comment w:id="82" w:author="Lewis, Keith" w:date="2019-09-18T13:35:00Z" w:initials="LK">
    <w:p w14:paraId="25EFC1DF" w14:textId="77777777" w:rsidR="00135138" w:rsidRDefault="00135138">
      <w:pPr>
        <w:pStyle w:val="CommentText"/>
      </w:pPr>
      <w:r>
        <w:rPr>
          <w:rStyle w:val="CommentReference"/>
        </w:rPr>
        <w:annotationRef/>
      </w:r>
      <w:r>
        <w:t>This could be moved up to Bob’s section.</w:t>
      </w:r>
    </w:p>
    <w:p w14:paraId="79ED5509" w14:textId="77777777" w:rsidR="00135138" w:rsidRDefault="00135138">
      <w:pPr>
        <w:pStyle w:val="CommentText"/>
      </w:pPr>
    </w:p>
    <w:p w14:paraId="20E42FFC" w14:textId="77777777" w:rsidR="00135138" w:rsidRDefault="00135138">
      <w:pPr>
        <w:pStyle w:val="CommentText"/>
      </w:pPr>
      <w:r>
        <w:t>An alternative is to introduce the various software and refer the reader to a Box like in TREE or have an appendix.</w:t>
      </w:r>
    </w:p>
  </w:comment>
  <w:comment w:id="83" w:author="Lewis, Keith" w:date="2019-09-18T13:36:00Z" w:initials="LK">
    <w:p w14:paraId="6D1197CF" w14:textId="77777777" w:rsidR="00135138" w:rsidRDefault="00135138">
      <w:pPr>
        <w:pStyle w:val="CommentText"/>
      </w:pPr>
      <w:r>
        <w:rPr>
          <w:rStyle w:val="CommentReference"/>
        </w:rPr>
        <w:annotationRef/>
      </w:r>
      <w:r>
        <w:t>Colloquial?</w:t>
      </w:r>
    </w:p>
  </w:comment>
  <w:comment w:id="85" w:author="Lewis, Keith" w:date="2019-09-18T13:37:00Z" w:initials="LK">
    <w:p w14:paraId="56F9C20E" w14:textId="77777777" w:rsidR="00135138" w:rsidRDefault="00135138">
      <w:pPr>
        <w:pStyle w:val="CommentText"/>
      </w:pPr>
      <w:r>
        <w:rPr>
          <w:rStyle w:val="CommentReference"/>
        </w:rPr>
        <w:annotationRef/>
      </w:r>
      <w:r>
        <w:t xml:space="preserve">For this section, I have tried to follow the 4 points as above.  But I think that a general intro to the problem is also warranted.  </w:t>
      </w:r>
    </w:p>
  </w:comment>
  <w:comment w:id="112" w:author="Lewis, Keith" w:date="2019-09-18T15:35:00Z" w:initials="LK">
    <w:p w14:paraId="587572F9" w14:textId="794E206E" w:rsidR="00DC4316" w:rsidRDefault="00DC4316">
      <w:pPr>
        <w:pStyle w:val="CommentText"/>
      </w:pPr>
      <w:r>
        <w:rPr>
          <w:rStyle w:val="CommentReference"/>
        </w:rPr>
        <w:annotationRef/>
      </w:r>
      <w:r>
        <w:t>Do we want a name?  NCAM explorer??? NCAM super-duper innovative visualization aid</w:t>
      </w:r>
      <w:r>
        <w:sym w:font="Wingdings" w:char="F04A"/>
      </w:r>
    </w:p>
  </w:comment>
  <w:comment w:id="113" w:author="Lewis, Keith" w:date="2019-09-18T13:38:00Z" w:initials="LK">
    <w:p w14:paraId="4696759E" w14:textId="77777777" w:rsidR="00135138" w:rsidRDefault="00135138">
      <w:pPr>
        <w:pStyle w:val="CommentText"/>
      </w:pPr>
      <w:r>
        <w:rPr>
          <w:rStyle w:val="CommentReference"/>
        </w:rPr>
        <w:annotationRef/>
      </w:r>
      <w:r>
        <w:t>Again, put with Bob’s stuff or try the alternative</w:t>
      </w:r>
    </w:p>
  </w:comment>
  <w:comment w:id="114" w:author="Lewis, Keith" w:date="2019-09-18T13:41:00Z" w:initials="LK">
    <w:p w14:paraId="152B02C5" w14:textId="77777777" w:rsidR="00135138" w:rsidRDefault="00135138">
      <w:pPr>
        <w:pStyle w:val="CommentText"/>
      </w:pPr>
      <w:r>
        <w:rPr>
          <w:rStyle w:val="CommentReference"/>
        </w:rPr>
        <w:annotationRef/>
      </w:r>
      <w:r>
        <w:t>I notice that we (maybe just me) are mixing the use of tabs and pages.  Suggest consistency.</w:t>
      </w:r>
    </w:p>
  </w:comment>
  <w:comment w:id="117" w:author="Lewis, Keith" w:date="2019-09-18T13:42:00Z" w:initials="LK">
    <w:p w14:paraId="2E160746" w14:textId="77777777" w:rsidR="00135138" w:rsidRDefault="00135138">
      <w:pPr>
        <w:pStyle w:val="CommentText"/>
      </w:pPr>
      <w:r>
        <w:rPr>
          <w:rStyle w:val="CommentReference"/>
        </w:rPr>
        <w:annotationRef/>
      </w:r>
      <w:r>
        <w:t xml:space="preserve">I think I know what you’re after here but suggest it requires further clarification.  </w:t>
      </w:r>
    </w:p>
  </w:comment>
  <w:comment w:id="121" w:author="Lewis, Keith" w:date="2019-09-18T13:42:00Z" w:initials="LK">
    <w:p w14:paraId="1E21DBC1" w14:textId="77777777" w:rsidR="00135138" w:rsidRDefault="00135138">
      <w:pPr>
        <w:pStyle w:val="CommentText"/>
      </w:pPr>
      <w:r>
        <w:rPr>
          <w:rStyle w:val="CommentReference"/>
        </w:rPr>
        <w:annotationRef/>
      </w:r>
      <w:r>
        <w:t>??</w:t>
      </w:r>
    </w:p>
  </w:comment>
  <w:comment w:id="123" w:author="Lewis, Keith" w:date="2019-09-18T13:47:00Z" w:initials="LK">
    <w:p w14:paraId="13F82DFE" w14:textId="77777777" w:rsidR="005207CC" w:rsidRDefault="005207CC">
      <w:pPr>
        <w:pStyle w:val="CommentText"/>
      </w:pPr>
      <w:r>
        <w:rPr>
          <w:rStyle w:val="CommentReference"/>
        </w:rPr>
        <w:annotationRef/>
      </w:r>
      <w:r>
        <w:t xml:space="preserve">These sentences sucked and needed a re-write. </w:t>
      </w:r>
    </w:p>
  </w:comment>
  <w:comment w:id="149" w:author="Lewis, Keith" w:date="2019-09-18T13:43:00Z" w:initials="LK">
    <w:p w14:paraId="33092990" w14:textId="77777777" w:rsidR="00135138" w:rsidRDefault="00135138">
      <w:pPr>
        <w:pStyle w:val="CommentText"/>
      </w:pPr>
      <w:r>
        <w:rPr>
          <w:rStyle w:val="CommentReference"/>
        </w:rPr>
        <w:annotationRef/>
      </w:r>
      <w:r>
        <w:t>True of Bob?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5134F2" w15:done="0"/>
  <w15:commentEx w15:paraId="5968FE61" w15:done="0"/>
  <w15:commentEx w15:paraId="2BF3C09B" w15:done="0"/>
  <w15:commentEx w15:paraId="4130CD54" w15:done="0"/>
  <w15:commentEx w15:paraId="0841F340" w15:done="0"/>
  <w15:commentEx w15:paraId="52F090CB" w15:done="0"/>
  <w15:commentEx w15:paraId="71EFABD6" w15:done="0"/>
  <w15:commentEx w15:paraId="12A026C2" w15:done="0"/>
  <w15:commentEx w15:paraId="24FB9740" w15:done="0"/>
  <w15:commentEx w15:paraId="62E6439F" w15:done="0"/>
  <w15:commentEx w15:paraId="36BD0EA4" w15:done="0"/>
  <w15:commentEx w15:paraId="0DE7884A" w15:done="0"/>
  <w15:commentEx w15:paraId="06644924" w15:done="0"/>
  <w15:commentEx w15:paraId="50569DC7" w15:done="0"/>
  <w15:commentEx w15:paraId="20E42FFC" w15:done="0"/>
  <w15:commentEx w15:paraId="6D1197CF" w15:done="0"/>
  <w15:commentEx w15:paraId="56F9C20E" w15:done="0"/>
  <w15:commentEx w15:paraId="587572F9" w15:done="0"/>
  <w15:commentEx w15:paraId="4696759E" w15:done="0"/>
  <w15:commentEx w15:paraId="152B02C5" w15:done="0"/>
  <w15:commentEx w15:paraId="2E160746" w15:done="0"/>
  <w15:commentEx w15:paraId="1E21DBC1" w15:done="0"/>
  <w15:commentEx w15:paraId="13F82DFE" w15:done="0"/>
  <w15:commentEx w15:paraId="330929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BF04CB" w14:textId="77777777" w:rsidR="008749BD" w:rsidRDefault="008749BD">
      <w:pPr>
        <w:spacing w:after="0" w:line="240" w:lineRule="auto"/>
      </w:pPr>
      <w:r>
        <w:separator/>
      </w:r>
    </w:p>
  </w:endnote>
  <w:endnote w:type="continuationSeparator" w:id="0">
    <w:p w14:paraId="62C45F14" w14:textId="77777777" w:rsidR="008749BD" w:rsidRDefault="00874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6A19DBAB" w14:textId="698009D4" w:rsidR="00750D2C" w:rsidRDefault="00D71279">
        <w:pPr>
          <w:pStyle w:val="Footer"/>
          <w:jc w:val="right"/>
        </w:pPr>
        <w:r>
          <w:fldChar w:fldCharType="begin"/>
        </w:r>
        <w:r>
          <w:instrText xml:space="preserve"> PAGE   \* MERGEFORMAT </w:instrText>
        </w:r>
        <w:r>
          <w:fldChar w:fldCharType="separate"/>
        </w:r>
        <w:r w:rsidR="007B44DD">
          <w:rPr>
            <w:noProof/>
          </w:rPr>
          <w:t>21</w:t>
        </w:r>
        <w:r>
          <w:rPr>
            <w:noProof/>
          </w:rPr>
          <w:fldChar w:fldCharType="end"/>
        </w:r>
      </w:p>
    </w:sdtContent>
  </w:sdt>
  <w:p w14:paraId="7D0D2701" w14:textId="77777777" w:rsidR="00750D2C" w:rsidRDefault="008749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B2F4F7" w14:textId="77777777" w:rsidR="008749BD" w:rsidRDefault="008749BD">
      <w:r>
        <w:separator/>
      </w:r>
    </w:p>
  </w:footnote>
  <w:footnote w:type="continuationSeparator" w:id="0">
    <w:p w14:paraId="6C3B57AC" w14:textId="77777777" w:rsidR="008749BD" w:rsidRDefault="008749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E73A1FF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59FC87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445A001C"/>
    <w:multiLevelType w:val="hybridMultilevel"/>
    <w:tmpl w:val="4246017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5"/>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 w:numId="15">
    <w:abstractNumId w:val="1"/>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wis, Keith">
    <w15:presenceInfo w15:providerId="AD" w15:userId="S-1-5-21-334392860-1687531001-4089495415-1438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34D5"/>
    <w:rsid w:val="00011C8B"/>
    <w:rsid w:val="00135138"/>
    <w:rsid w:val="0025496B"/>
    <w:rsid w:val="002C7E78"/>
    <w:rsid w:val="002E5A30"/>
    <w:rsid w:val="00300CBC"/>
    <w:rsid w:val="003450B3"/>
    <w:rsid w:val="00474433"/>
    <w:rsid w:val="004D7E42"/>
    <w:rsid w:val="004E29B3"/>
    <w:rsid w:val="005207CC"/>
    <w:rsid w:val="00590D07"/>
    <w:rsid w:val="006338BB"/>
    <w:rsid w:val="00784D58"/>
    <w:rsid w:val="007B44DD"/>
    <w:rsid w:val="008749BD"/>
    <w:rsid w:val="008C5970"/>
    <w:rsid w:val="008D6863"/>
    <w:rsid w:val="00A271EA"/>
    <w:rsid w:val="00B86B75"/>
    <w:rsid w:val="00BC48D5"/>
    <w:rsid w:val="00BD14A1"/>
    <w:rsid w:val="00C36279"/>
    <w:rsid w:val="00CC485A"/>
    <w:rsid w:val="00D71279"/>
    <w:rsid w:val="00DC4316"/>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CEDD9"/>
  <w15:docId w15:val="{A21FA604-2756-4E88-99ED-9DD52ED19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character" w:styleId="CommentReference">
    <w:name w:val="annotation reference"/>
    <w:basedOn w:val="DefaultParagraphFont"/>
    <w:semiHidden/>
    <w:unhideWhenUsed/>
    <w:rsid w:val="003450B3"/>
    <w:rPr>
      <w:sz w:val="16"/>
      <w:szCs w:val="16"/>
    </w:rPr>
  </w:style>
  <w:style w:type="paragraph" w:styleId="CommentText">
    <w:name w:val="annotation text"/>
    <w:basedOn w:val="Normal"/>
    <w:link w:val="CommentTextChar"/>
    <w:semiHidden/>
    <w:unhideWhenUsed/>
    <w:rsid w:val="003450B3"/>
    <w:pPr>
      <w:spacing w:line="240" w:lineRule="auto"/>
    </w:pPr>
    <w:rPr>
      <w:sz w:val="20"/>
      <w:szCs w:val="20"/>
    </w:rPr>
  </w:style>
  <w:style w:type="character" w:customStyle="1" w:styleId="CommentTextChar">
    <w:name w:val="Comment Text Char"/>
    <w:basedOn w:val="DefaultParagraphFont"/>
    <w:link w:val="CommentText"/>
    <w:semiHidden/>
    <w:rsid w:val="003450B3"/>
    <w:rPr>
      <w:sz w:val="20"/>
      <w:szCs w:val="20"/>
    </w:rPr>
  </w:style>
  <w:style w:type="paragraph" w:styleId="CommentSubject">
    <w:name w:val="annotation subject"/>
    <w:basedOn w:val="CommentText"/>
    <w:next w:val="CommentText"/>
    <w:link w:val="CommentSubjectChar"/>
    <w:semiHidden/>
    <w:unhideWhenUsed/>
    <w:rsid w:val="003450B3"/>
    <w:rPr>
      <w:b/>
      <w:bCs/>
    </w:rPr>
  </w:style>
  <w:style w:type="character" w:customStyle="1" w:styleId="CommentSubjectChar">
    <w:name w:val="Comment Subject Char"/>
    <w:basedOn w:val="CommentTextChar"/>
    <w:link w:val="CommentSubject"/>
    <w:semiHidden/>
    <w:rsid w:val="003450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shiny.marine.ie/speciesdash/" TargetMode="External"/><Relationship Id="rId26" Type="http://schemas.openxmlformats.org/officeDocument/2006/relationships/hyperlink" Target="https://CRAN.R-project.org/package=crosstalk" TargetMode="External"/><Relationship Id="rId3" Type="http://schemas.openxmlformats.org/officeDocument/2006/relationships/settings" Target="settings.xml"/><Relationship Id="rId21" Type="http://schemas.openxmlformats.org/officeDocument/2006/relationships/hyperlink" Target="https://ices-tools-dev.github.io/VISA_tool/hke.27.3a46-8abd.html" TargetMode="External"/><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openscience.cefas.co.uk/invasive_species/" TargetMode="External"/><Relationship Id="rId25" Type="http://schemas.openxmlformats.org/officeDocument/2006/relationships/hyperlink" Target="https://CRAN.R-project.org/package=shiny"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openscience.cefas.co.uk/ma_tool/" TargetMode="External"/><Relationship Id="rId20" Type="http://schemas.openxmlformats.org/officeDocument/2006/relationships/hyperlink" Target="https://eu.oceana.org/en/catchy-data" TargetMode="External"/><Relationship Id="rId29" Type="http://schemas.openxmlformats.org/officeDocument/2006/relationships/hyperlink" Target="https://doi.org/10.18637/jss.v070.i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eaflet/Leaflet.markercluster" TargetMode="External"/><Relationship Id="rId24" Type="http://schemas.openxmlformats.org/officeDocument/2006/relationships/hyperlink" Target="https://CRAN.R-project.org/package=shinydashboard" TargetMode="External"/><Relationship Id="rId32" Type="http://schemas.openxmlformats.org/officeDocument/2006/relationships/hyperlink" Target="https://plotly-book.cpsievert.me"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RAN.R-project.org/package=markdown" TargetMode="External"/><Relationship Id="rId28" Type="http://schemas.openxmlformats.org/officeDocument/2006/relationships/hyperlink" Target="https://doi.org/10.1511/2014.111.460"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shiny.marine.ie/stockbook/" TargetMode="External"/><Relationship Id="rId31" Type="http://schemas.openxmlformats.org/officeDocument/2006/relationships/hyperlink" Target="http://www.rstudio.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RAN.R-project.org/package=flexdashboard" TargetMode="External"/><Relationship Id="rId27" Type="http://schemas.openxmlformats.org/officeDocument/2006/relationships/hyperlink" Target="https://CRAN.R-project.org/package=leaflet" TargetMode="External"/><Relationship Id="rId30" Type="http://schemas.openxmlformats.org/officeDocument/2006/relationships/hyperlink" Target="https://www.R-project.org/"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1</Pages>
  <Words>5281</Words>
  <Characters>30108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35319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cp:lastModifiedBy>Regular, Paul</cp:lastModifiedBy>
  <cp:revision>5</cp:revision>
  <dcterms:created xsi:type="dcterms:W3CDTF">2019-09-24T13:26:00Z</dcterms:created>
  <dcterms:modified xsi:type="dcterms:W3CDTF">2019-09-25T13:54:00Z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new data were created or analyzed in this stu</vt:lpwstr>
  </property>
  <property fmtid="{D5CDD505-2E9C-101B-9397-08002B2CF9AE}" pid="3" name="bibliography">
    <vt:lpwstr>references.bib</vt:lpwstr>
  </property>
  <property fmtid="{D5CDD505-2E9C-101B-9397-08002B2CF9AE}" pid="4" name="csl">
    <vt:lpwstr>apa.csl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