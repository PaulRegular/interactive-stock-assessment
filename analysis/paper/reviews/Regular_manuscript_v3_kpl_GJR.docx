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E9605" w14:textId="77777777" w:rsidR="00E02B93" w:rsidRDefault="00492536">
      <w:pPr>
        <w:pStyle w:val="Title"/>
      </w:pPr>
      <w:r>
        <w:t>Improving the communication and accessibility of stock assessment using interactive visualization tools</w:t>
      </w:r>
    </w:p>
    <w:p w14:paraId="026E3B8D" w14:textId="77777777" w:rsidR="00E02B93" w:rsidRDefault="00492536">
      <w:pPr>
        <w:pStyle w:val="Author"/>
      </w:pPr>
      <w:r>
        <w:t xml:space="preserve">Paul M. Regular, Gregory J. Robertson, Keith P. Lewis, </w:t>
      </w:r>
      <w:proofErr w:type="spellStart"/>
      <w:r>
        <w:t>etc</w:t>
      </w:r>
      <w:proofErr w:type="spellEnd"/>
      <w:r>
        <w:t>?</w:t>
      </w:r>
    </w:p>
    <w:p w14:paraId="59EF3BE8" w14:textId="77777777" w:rsidR="00E02B93" w:rsidRDefault="00492536">
      <w:pPr>
        <w:pStyle w:val="Date"/>
      </w:pPr>
      <w:r>
        <w:t>Fisheries and Oceans Canada, Northwest Atlantic Fisheries Center, 80 East White Hills, St. John’s, Newfoundland and Labrador, A1C 5X1, Canada</w:t>
      </w:r>
    </w:p>
    <w:p w14:paraId="49DA0927" w14:textId="15EA5410" w:rsidR="00E02B93" w:rsidRDefault="00492536">
      <w:pPr>
        <w:pStyle w:val="FirstParagraph"/>
      </w:pPr>
      <w:r>
        <w:t>Quantitative stock assessment plays a central role in modern fisheries management. Over time</w:t>
      </w:r>
      <w:ins w:id="0" w:author="Keith Lewis" w:date="2019-04-19T11:08:00Z">
        <w:r w:rsidR="00CC3CE5">
          <w:t>,</w:t>
        </w:r>
      </w:ins>
      <w:r>
        <w:t xml:space="preserve"> and as new methods are developed, </w:t>
      </w:r>
      <w:ins w:id="1" w:author="Keith Lewis" w:date="2019-04-19T11:09:00Z">
        <w:r w:rsidR="00CC3CE5">
          <w:t xml:space="preserve">there is an increasing amount of </w:t>
        </w:r>
      </w:ins>
      <w:del w:id="2" w:author="Keith Lewis" w:date="2019-04-19T11:09:00Z">
        <w:r w:rsidDel="00CC3CE5">
          <w:delText xml:space="preserve">biologists have more and more </w:delText>
        </w:r>
      </w:del>
      <w:r>
        <w:t xml:space="preserve">data available to inform stock assessments. These data might be richer information on stock structure using an increasing array of markers and biomarkers, and/or the continued lengthening of population status and catch time series. Concurrently, </w:t>
      </w:r>
      <w:del w:id="3" w:author="Keith Lewis" w:date="2019-04-19T11:09:00Z">
        <w:r w:rsidDel="00CC3CE5">
          <w:delText xml:space="preserve">analysis </w:delText>
        </w:r>
      </w:del>
      <w:ins w:id="4" w:author="Keith Lewis" w:date="2019-04-19T11:09:00Z">
        <w:r w:rsidR="00CC3CE5">
          <w:t xml:space="preserve">analytical </w:t>
        </w:r>
      </w:ins>
      <w:r>
        <w:t xml:space="preserve">methods </w:t>
      </w:r>
      <w:del w:id="5" w:author="Robertson, Greg" w:date="2019-04-22T07:53:00Z">
        <w:r w:rsidDel="006C26BF">
          <w:delText xml:space="preserve">have evolved </w:delText>
        </w:r>
      </w:del>
      <w:ins w:id="6" w:author="Keith Lewis" w:date="2019-04-19T11:10:00Z">
        <w:del w:id="7" w:author="Robertson, Greg" w:date="2019-04-22T07:53:00Z">
          <w:r w:rsidR="00CC3CE5" w:rsidDel="006C26BF">
            <w:delText>resulting in the ability to</w:delText>
          </w:r>
        </w:del>
      </w:ins>
      <w:ins w:id="8" w:author="Robertson, Greg" w:date="2019-04-22T07:53:00Z">
        <w:r w:rsidR="006C26BF">
          <w:t>are now able to</w:t>
        </w:r>
      </w:ins>
      <w:ins w:id="9" w:author="Keith Lewis" w:date="2019-04-19T11:10:00Z">
        <w:r w:rsidR="00CC3CE5">
          <w:t xml:space="preserve"> </w:t>
        </w:r>
      </w:ins>
      <w:del w:id="10" w:author="Keith Lewis" w:date="2019-04-19T11:10:00Z">
        <w:r w:rsidDel="00CC3CE5">
          <w:delText xml:space="preserve">with techniques now available that </w:delText>
        </w:r>
      </w:del>
      <w:r>
        <w:t xml:space="preserve">integrate many data sources into one stock assessment model. For well-monitored stocks, the challenge has shifted from having sufficient data and information to provide sound advice on stock status, to presenting the </w:t>
      </w:r>
      <w:del w:id="11" w:author="Keith Lewis" w:date="2019-04-19T11:11:00Z">
        <w:r w:rsidDel="00CC3CE5">
          <w:delText xml:space="preserve">mass </w:delText>
        </w:r>
      </w:del>
      <w:ins w:id="12" w:author="Keith Lewis" w:date="2019-04-19T11:11:00Z">
        <w:r w:rsidR="00CC3CE5">
          <w:t xml:space="preserve">large quantity </w:t>
        </w:r>
      </w:ins>
      <w:r>
        <w:t xml:space="preserve">of information produced by increasingly complex statistical models to end-users in a meaningful way. Traditional methods of presenting information at stakeholder meetings and to fisheries managers are </w:t>
      </w:r>
      <w:del w:id="13" w:author="Robertson, Greg" w:date="2019-04-22T07:56:00Z">
        <w:r w:rsidDel="006C26BF">
          <w:delText xml:space="preserve">simply </w:delText>
        </w:r>
      </w:del>
      <w:proofErr w:type="spellStart"/>
      <w:ins w:id="14" w:author="Robertson, Greg" w:date="2019-04-22T08:00:00Z">
        <w:r w:rsidR="006C26BF">
          <w:t>simply</w:t>
        </w:r>
      </w:ins>
      <w:del w:id="15" w:author="Robertson, Greg" w:date="2019-04-22T07:56:00Z">
        <w:r w:rsidDel="006C26BF">
          <w:delText xml:space="preserve">no longer </w:delText>
        </w:r>
      </w:del>
      <w:ins w:id="16" w:author="Robertson, Greg" w:date="2019-04-22T07:56:00Z">
        <w:r w:rsidR="006C26BF">
          <w:t>in</w:t>
        </w:r>
      </w:ins>
      <w:r>
        <w:t>sufficient</w:t>
      </w:r>
      <w:proofErr w:type="spellEnd"/>
      <w:r>
        <w:t xml:space="preserve"> to convey the richness of the </w:t>
      </w:r>
      <w:commentRangeStart w:id="17"/>
      <w:commentRangeStart w:id="18"/>
      <w:r>
        <w:t>information</w:t>
      </w:r>
      <w:ins w:id="19" w:author="Keith Lewis" w:date="2019-04-19T11:13:00Z">
        <w:r w:rsidR="00CC3CE5">
          <w:t xml:space="preserve"> </w:t>
        </w:r>
      </w:ins>
      <w:ins w:id="20" w:author="Robertson, Greg" w:date="2019-04-22T07:59:00Z">
        <w:r w:rsidR="006C26BF">
          <w:t>available</w:t>
        </w:r>
      </w:ins>
      <w:ins w:id="21" w:author="Keith Lewis" w:date="2019-04-19T11:13:00Z">
        <w:del w:id="22" w:author="Robertson, Greg" w:date="2019-04-22T08:00:00Z">
          <w:r w:rsidR="00CC3CE5" w:rsidDel="006C26BF">
            <w:delText>produced by complex statistical models</w:delText>
          </w:r>
        </w:del>
      </w:ins>
      <w:r>
        <w:t xml:space="preserve">. </w:t>
      </w:r>
      <w:commentRangeEnd w:id="17"/>
      <w:r w:rsidR="00CC3CE5">
        <w:rPr>
          <w:rStyle w:val="CommentReference"/>
        </w:rPr>
        <w:commentReference w:id="17"/>
      </w:r>
      <w:commentRangeEnd w:id="18"/>
      <w:r w:rsidR="006C26BF">
        <w:rPr>
          <w:rStyle w:val="CommentReference"/>
        </w:rPr>
        <w:commentReference w:id="18"/>
      </w:r>
      <w:r>
        <w:t xml:space="preserve">More importantly, static presentation formats tend to stifle meaningful discussion of model results, and important questions and assumptions </w:t>
      </w:r>
      <w:del w:id="23" w:author="Robertson, Greg" w:date="2019-04-22T08:01:00Z">
        <w:r w:rsidDel="00FD276C">
          <w:delText xml:space="preserve">of the models </w:delText>
        </w:r>
      </w:del>
      <w:r>
        <w:t xml:space="preserve">that should be discussed tend to get lost under the sheer volume of output. A solution to this problem of communicating </w:t>
      </w:r>
      <w:r>
        <w:lastRenderedPageBreak/>
        <w:t>complex output and results to encourage engaging discussion can be through using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14:paraId="4C9DEDCA" w14:textId="128861BB" w:rsidR="00E02B93" w:rsidRDefault="00492536">
      <w:pPr>
        <w:pStyle w:val="BodyText"/>
      </w:pPr>
      <w:r>
        <w:t xml:space="preserve">Here we aim to demonstrate how interactive visualization tools provide an efficient and effective means of exploring and communicating the </w:t>
      </w:r>
      <w:del w:id="24" w:author="Keith Lewis" w:date="2019-04-19T11:14:00Z">
        <w:r w:rsidDel="00CC3CE5">
          <w:delText>ever expanding</w:delText>
        </w:r>
      </w:del>
      <w:ins w:id="25" w:author="Keith Lewis" w:date="2019-04-19T11:14:00Z">
        <w:r w:rsidR="00CC3CE5">
          <w:t>ever-expanding</w:t>
        </w:r>
      </w:ins>
      <w:r>
        <w:t xml:space="preserve"> array of data inputs and model outputs. First, we focus on data that are commonly </w:t>
      </w:r>
      <w:del w:id="26" w:author="Keith Lewis" w:date="2019-04-19T11:15:00Z">
        <w:r w:rsidDel="00CC3CE5">
          <w:delText xml:space="preserve">used </w:delText>
        </w:r>
      </w:del>
      <w:ins w:id="27" w:author="Keith Lewis" w:date="2019-04-19T11:15:00Z">
        <w:r w:rsidR="00CC3CE5">
          <w:t>pre</w:t>
        </w:r>
      </w:ins>
      <w:ins w:id="28" w:author="Keith Lewis" w:date="2019-04-19T12:45:00Z">
        <w:r w:rsidR="00195DE5">
          <w:t>se</w:t>
        </w:r>
      </w:ins>
      <w:ins w:id="29" w:author="Keith Lewis" w:date="2019-04-19T11:15:00Z">
        <w:r w:rsidR="00CC3CE5">
          <w:t xml:space="preserve">nted </w:t>
        </w:r>
      </w:ins>
      <w:r>
        <w:t>in stock assessment</w:t>
      </w:r>
      <w:ins w:id="30" w:author="Keith Lewis" w:date="2019-04-19T11:15:00Z">
        <w:r w:rsidR="00CC3CE5">
          <w:t>s</w:t>
        </w:r>
      </w:ins>
      <w:r>
        <w:t xml:space="preserve"> and </w:t>
      </w:r>
      <w:del w:id="31" w:author="Keith Lewis" w:date="2019-04-19T11:15:00Z">
        <w:r w:rsidDel="00CC3CE5">
          <w:delText>provide one example where</w:delText>
        </w:r>
      </w:del>
      <w:ins w:id="32" w:author="Keith Lewis" w:date="2019-04-19T11:15:00Z">
        <w:r w:rsidR="00CC3CE5">
          <w:t>use</w:t>
        </w:r>
      </w:ins>
      <w:r>
        <w:t xml:space="preserve"> interactive maps </w:t>
      </w:r>
      <w:del w:id="33" w:author="Keith Lewis" w:date="2019-04-19T11:15:00Z">
        <w:r w:rsidDel="00CC3CE5">
          <w:delText xml:space="preserve">were used </w:delText>
        </w:r>
      </w:del>
      <w:r>
        <w:t>to simplify the detailed exploration of data from a long-term tagging program. Second, we focus on the modeling aspect of stock assessment and</w:t>
      </w:r>
      <w:del w:id="34" w:author="Keith Lewis" w:date="2019-04-19T11:15:00Z">
        <w:r w:rsidDel="00CC3CE5">
          <w:delText>,</w:delText>
        </w:r>
      </w:del>
      <w:r>
        <w:t xml:space="preserve"> </w:t>
      </w:r>
      <w:del w:id="35" w:author="Keith Lewis" w:date="2019-04-19T11:15:00Z">
        <w:r w:rsidDel="00CC3CE5">
          <w:delText xml:space="preserve">again, we use an example to </w:delText>
        </w:r>
      </w:del>
      <w:r>
        <w:t xml:space="preserve">demonstrate how dynamic and interactive data visualizations can be used to explore, diagnose and communicate results from an integrated assessment model. </w:t>
      </w:r>
      <w:commentRangeStart w:id="36"/>
      <w:commentRangeStart w:id="37"/>
      <w:commentRangeStart w:id="38"/>
      <w:commentRangeStart w:id="39"/>
      <w:r>
        <w:t xml:space="preserve">This structure corresponds to </w:t>
      </w:r>
      <w:del w:id="40" w:author="Robertson, Greg" w:date="2019-04-22T08:06:00Z">
        <w:r w:rsidDel="00FD276C">
          <w:delText xml:space="preserve">the </w:delText>
        </w:r>
      </w:del>
      <w:r>
        <w:t xml:space="preserve">two </w:t>
      </w:r>
      <w:del w:id="41" w:author="Robertson, Greg" w:date="2019-04-22T08:06:00Z">
        <w:r w:rsidDel="00FD276C">
          <w:delText xml:space="preserve">general </w:delText>
        </w:r>
      </w:del>
      <w:ins w:id="42" w:author="Robertson, Greg" w:date="2019-04-22T08:06:00Z">
        <w:r w:rsidR="00FD276C">
          <w:t xml:space="preserve">important </w:t>
        </w:r>
        <w:r w:rsidR="00FD276C">
          <w:t xml:space="preserve"> </w:t>
        </w:r>
      </w:ins>
      <w:r>
        <w:t xml:space="preserve">steps in the stock assessment process: 1) </w:t>
      </w:r>
      <w:commentRangeStart w:id="43"/>
      <w:r>
        <w:t>knowing the data</w:t>
      </w:r>
      <w:commentRangeEnd w:id="43"/>
      <w:r w:rsidR="00FD276C">
        <w:rPr>
          <w:rStyle w:val="CommentReference"/>
        </w:rPr>
        <w:commentReference w:id="43"/>
      </w:r>
      <w:r>
        <w:t>, and 2) data modeling.</w:t>
      </w:r>
      <w:commentRangeEnd w:id="36"/>
      <w:r w:rsidR="00784875">
        <w:rPr>
          <w:rStyle w:val="CommentReference"/>
        </w:rPr>
        <w:commentReference w:id="36"/>
      </w:r>
      <w:commentRangeEnd w:id="37"/>
      <w:r w:rsidR="00932B71">
        <w:rPr>
          <w:rStyle w:val="CommentReference"/>
        </w:rPr>
        <w:commentReference w:id="37"/>
      </w:r>
      <w:commentRangeEnd w:id="38"/>
      <w:r w:rsidR="00CC3CE5">
        <w:rPr>
          <w:rStyle w:val="CommentReference"/>
        </w:rPr>
        <w:commentReference w:id="38"/>
      </w:r>
      <w:commentRangeEnd w:id="39"/>
      <w:r w:rsidR="00FD276C">
        <w:rPr>
          <w:rStyle w:val="CommentReference"/>
        </w:rPr>
        <w:commentReference w:id="39"/>
      </w:r>
    </w:p>
    <w:p w14:paraId="61B8494E" w14:textId="77777777" w:rsidR="00E02B93" w:rsidRDefault="00492536">
      <w:pPr>
        <w:pStyle w:val="Heading1"/>
      </w:pPr>
      <w:bookmarkStart w:id="44" w:name="knowing-the-data"/>
      <w:r>
        <w:t>Knowing the data</w:t>
      </w:r>
      <w:bookmarkEnd w:id="44"/>
    </w:p>
    <w:p w14:paraId="75E116E4" w14:textId="54CE407A" w:rsidR="00E02B93" w:rsidRDefault="001D6286">
      <w:pPr>
        <w:pStyle w:val="FirstParagraph"/>
      </w:pPr>
      <w:r>
        <w:t>The data sets used in stock assessments are constantly growing</w:t>
      </w:r>
      <w:ins w:id="45" w:author="Keith Lewis" w:date="2019-04-19T11:16:00Z">
        <w:r w:rsidR="00FF6DD3">
          <w:t xml:space="preserve"> due to </w:t>
        </w:r>
      </w:ins>
      <w:del w:id="46" w:author="Keith Lewis" w:date="2019-04-19T11:17:00Z">
        <w:r w:rsidDel="00FF6DD3">
          <w:delText xml:space="preserve">. This growth in data either stems </w:delText>
        </w:r>
        <w:r w:rsidR="00492536" w:rsidDel="00FF6DD3">
          <w:delText xml:space="preserve">from </w:delText>
        </w:r>
      </w:del>
      <w:r w:rsidR="00492536">
        <w:t>the continuation of long-term monitoring efforts</w:t>
      </w:r>
      <w:ins w:id="47" w:author="Keith Lewis" w:date="2019-04-19T11:19:00Z">
        <w:r w:rsidR="003654C6">
          <w:t>,</w:t>
        </w:r>
      </w:ins>
      <w:del w:id="48" w:author="Keith Lewis" w:date="2019-04-19T11:19:00Z">
        <w:r w:rsidR="00492536" w:rsidDel="003654C6">
          <w:delText xml:space="preserve"> or</w:delText>
        </w:r>
      </w:del>
      <w:r w:rsidR="00492536">
        <w:t xml:space="preserve"> </w:t>
      </w:r>
      <w:del w:id="49" w:author="Keith Lewis" w:date="2019-04-19T11:20:00Z">
        <w:r w:rsidR="00492536" w:rsidDel="003654C6">
          <w:delText xml:space="preserve">from </w:delText>
        </w:r>
      </w:del>
      <w:r w:rsidR="00492536">
        <w:t>the addition of new monitoring programs</w:t>
      </w:r>
      <w:ins w:id="50" w:author="Keith Lewis" w:date="2019-04-19T11:19:00Z">
        <w:r w:rsidR="003654C6">
          <w:t xml:space="preserve">, or </w:t>
        </w:r>
      </w:ins>
      <w:ins w:id="51" w:author="Keith Lewis" w:date="2019-04-19T11:20:00Z">
        <w:r w:rsidR="003654C6">
          <w:t>both</w:t>
        </w:r>
      </w:ins>
      <w:r w:rsidR="00492536">
        <w:t>. As such, stock assessment biologists</w:t>
      </w:r>
      <w:ins w:id="52" w:author="Robertson, Greg" w:date="2019-04-22T08:14:00Z">
        <w:r w:rsidR="00516A36">
          <w:t xml:space="preserve"> need </w:t>
        </w:r>
        <w:proofErr w:type="spellStart"/>
        <w:r w:rsidR="00516A36">
          <w:t>to</w:t>
        </w:r>
      </w:ins>
      <w:del w:id="53" w:author="Robertson, Greg" w:date="2019-04-22T08:14:00Z">
        <w:r w:rsidR="00492536" w:rsidDel="00516A36">
          <w:delText xml:space="preserve"> </w:delText>
        </w:r>
      </w:del>
      <w:ins w:id="54" w:author="Keith Lewis" w:date="2019-04-19T11:20:00Z">
        <w:del w:id="55" w:author="Robertson, Greg" w:date="2019-04-22T08:14:00Z">
          <w:r w:rsidR="003654C6" w:rsidDel="00516A36">
            <w:delText xml:space="preserve">must </w:delText>
          </w:r>
        </w:del>
      </w:ins>
      <w:commentRangeStart w:id="56"/>
      <w:del w:id="57" w:author="Robertson, Greg" w:date="2019-04-22T08:11:00Z">
        <w:r w:rsidR="00492536" w:rsidDel="00BB434B">
          <w:delText xml:space="preserve">often </w:delText>
        </w:r>
      </w:del>
      <w:commentRangeEnd w:id="56"/>
      <w:r w:rsidR="00516A36">
        <w:rPr>
          <w:rStyle w:val="CommentReference"/>
        </w:rPr>
        <w:commentReference w:id="56"/>
      </w:r>
      <w:del w:id="58" w:author="Keith Lewis" w:date="2019-04-19T11:20:00Z">
        <w:r w:rsidR="00492536" w:rsidDel="003654C6">
          <w:delText xml:space="preserve">have to </w:delText>
        </w:r>
      </w:del>
      <w:r w:rsidR="00492536">
        <w:t>manage</w:t>
      </w:r>
      <w:proofErr w:type="spellEnd"/>
      <w:r w:rsidR="00492536">
        <w:t xml:space="preserv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w:t>
      </w:r>
      <w:commentRangeStart w:id="59"/>
      <w:commentRangeStart w:id="60"/>
      <w:r w:rsidR="00492536">
        <w:t xml:space="preserve">mark and recapture </w:t>
      </w:r>
      <w:commentRangeEnd w:id="59"/>
      <w:r w:rsidR="003654C6">
        <w:rPr>
          <w:rStyle w:val="CommentReference"/>
        </w:rPr>
        <w:commentReference w:id="59"/>
      </w:r>
      <w:commentRangeEnd w:id="60"/>
      <w:r w:rsidR="00BB434B">
        <w:rPr>
          <w:rStyle w:val="CommentReference"/>
        </w:rPr>
        <w:commentReference w:id="60"/>
      </w:r>
      <w:r w:rsidR="00492536">
        <w:t xml:space="preserve">studies are also carried out to estimate movement, migration, growth rate, natural </w:t>
      </w:r>
      <w:r w:rsidR="00492536">
        <w:lastRenderedPageBreak/>
        <w:t xml:space="preserve">mortality, and discard mortality. All of the above-mentioned data sets are </w:t>
      </w:r>
      <w:commentRangeStart w:id="61"/>
      <w:commentRangeStart w:id="62"/>
      <w:r w:rsidR="00492536">
        <w:t xml:space="preserve">multidimensional </w:t>
      </w:r>
      <w:commentRangeEnd w:id="61"/>
      <w:r w:rsidR="003654C6">
        <w:rPr>
          <w:rStyle w:val="CommentReference"/>
        </w:rPr>
        <w:commentReference w:id="61"/>
      </w:r>
      <w:commentRangeEnd w:id="62"/>
      <w:r w:rsidR="00516A36">
        <w:rPr>
          <w:rStyle w:val="CommentReference"/>
        </w:rPr>
        <w:commentReference w:id="62"/>
      </w:r>
      <w:r w:rsidR="00492536">
        <w:t xml:space="preserve">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w:t>
      </w:r>
      <w:del w:id="63" w:author="Robertson, Greg" w:date="2019-04-22T08:17:00Z">
        <w:r w:rsidR="00492536" w:rsidDel="00516A36">
          <w:delText xml:space="preserve">the </w:delText>
        </w:r>
      </w:del>
      <w:ins w:id="64" w:author="Robertson, Greg" w:date="2019-04-22T08:17:00Z">
        <w:r w:rsidR="00516A36">
          <w:t>a</w:t>
        </w:r>
        <w:r w:rsidR="00516A36">
          <w:t xml:space="preserve"> </w:t>
        </w:r>
      </w:ins>
      <w:r w:rsidR="00492536">
        <w:t xml:space="preserve">plot. For instance, the ability to zoom in on features or areas of interest and hover over specific points to reveal more information creates an interactive user-driven experience that expedites explorations of </w:t>
      </w:r>
      <w:del w:id="65" w:author="Keith Lewis" w:date="2019-04-19T11:22:00Z">
        <w:r w:rsidR="00492536" w:rsidDel="003654C6">
          <w:delText xml:space="preserve">the </w:delText>
        </w:r>
      </w:del>
      <w:r w:rsidR="00492536">
        <w:t>data. This is exemplified by an interactive mapping tool developed for the exploration of a long-term tagging study.</w:t>
      </w:r>
    </w:p>
    <w:p w14:paraId="573815B3" w14:textId="2957F585" w:rsidR="00E02B93" w:rsidRDefault="00492536">
      <w:pPr>
        <w:pStyle w:val="BodyText"/>
      </w:pPr>
      <w:r>
        <w:t xml:space="preserve">Northern cod (NAFO Divisions 2J3KL) has a rich history of tagging, starting in in 1954 (Taggart et al. 1995) and continuing to this day. The tagging and recovery data </w:t>
      </w:r>
      <w:del w:id="66" w:author="Keith Lewis" w:date="2019-04-19T11:23:00Z">
        <w:r w:rsidDel="003654C6">
          <w:delText>is</w:delText>
        </w:r>
      </w:del>
      <w:ins w:id="67" w:author="Keith Lewis" w:date="2019-04-19T11:23:00Z">
        <w:r w:rsidR="003654C6">
          <w:t>are</w:t>
        </w:r>
      </w:ins>
      <w:r>
        <w:t xml:space="preserve"> captured in </w:t>
      </w:r>
      <w:ins w:id="68" w:author="Keith Lewis" w:date="2019-04-19T11:23:00Z">
        <w:r w:rsidR="003654C6">
          <w:t xml:space="preserve">a </w:t>
        </w:r>
      </w:ins>
      <w:r>
        <w:t xml:space="preserve">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w:t>
      </w:r>
      <w:commentRangeStart w:id="69"/>
      <w:commentRangeStart w:id="70"/>
      <w:r>
        <w:t xml:space="preserve">To begin to explore and understand this large data set, we built a simple shiny (Chang et al. 2018) application using the mapping package leaflet (Cheng, </w:t>
      </w:r>
      <w:proofErr w:type="spellStart"/>
      <w:r>
        <w:t>Karambelkar</w:t>
      </w:r>
      <w:proofErr w:type="spellEnd"/>
      <w:r>
        <w:t xml:space="preserve">, and </w:t>
      </w:r>
      <w:proofErr w:type="spellStart"/>
      <w:r>
        <w:t>Xie</w:t>
      </w:r>
      <w:proofErr w:type="spellEnd"/>
      <w:r>
        <w:t xml:space="preserve"> 2018), all within the framework of the R programming language (R Core Team 2017) and the RStudio IDE (RStudio Team 2015). As the application developed, it was incorporated into a </w:t>
      </w:r>
      <w:proofErr w:type="spellStart"/>
      <w:r>
        <w:t>shinydashboard</w:t>
      </w:r>
      <w:proofErr w:type="spellEnd"/>
      <w:r>
        <w:t xml:space="preserve"> (Chang and Borges Ribeiro 2018), as a means to quickly and dynamically subset the data (e.g. ranges of release and capture years, specific geographic locations). Given the large number of tags released, often at nearby sites, visualizing the data with static mapping was particularly challenging. </w:t>
      </w:r>
      <w:commentRangeEnd w:id="69"/>
      <w:r w:rsidR="003654C6">
        <w:rPr>
          <w:rStyle w:val="CommentReference"/>
        </w:rPr>
        <w:commentReference w:id="69"/>
      </w:r>
      <w:commentRangeEnd w:id="70"/>
      <w:r w:rsidR="00516A36">
        <w:rPr>
          <w:rStyle w:val="CommentReference"/>
        </w:rPr>
        <w:commentReference w:id="70"/>
      </w:r>
      <w:r>
        <w:t xml:space="preserve">The </w:t>
      </w:r>
      <w:proofErr w:type="spellStart"/>
      <w:r>
        <w:t>markercluster</w:t>
      </w:r>
      <w:proofErr w:type="spellEnd"/>
      <w:r>
        <w:t xml:space="preserve"> (</w:t>
      </w:r>
      <w:hyperlink r:id="rId9">
        <w:r>
          <w:rPr>
            <w:rStyle w:val="Hyperlink"/>
          </w:rPr>
          <w:t>https://github.com/Leaflet/Leaflet.markercluster</w:t>
        </w:r>
      </w:hyperlink>
      <w:r>
        <w:t xml:space="preserve">) function available in leaflet was particularly useful as a means to dynamically scale the level of </w:t>
      </w:r>
      <w:r>
        <w:lastRenderedPageBreak/>
        <w:t xml:space="preserve">pooling of spatial points (Figure 1). This basic mapping tool allowed us to quickly become familiar with the data, identify outliers and incorrect data entries, </w:t>
      </w:r>
      <w:del w:id="71" w:author="Keith Lewis" w:date="2019-04-19T11:25:00Z">
        <w:r w:rsidDel="003654C6">
          <w:delText xml:space="preserve">and </w:delText>
        </w:r>
      </w:del>
      <w:ins w:id="72" w:author="Keith Lewis" w:date="2019-04-19T11:25:00Z">
        <w:r w:rsidR="003654C6">
          <w:t xml:space="preserve">as well as </w:t>
        </w:r>
      </w:ins>
      <w:r>
        <w:t xml:space="preserve">explore options on how to spatially pool the data for subsequent demographic analysis. Further tabs were added to provide </w:t>
      </w:r>
      <w:commentRangeStart w:id="73"/>
      <w:commentRangeStart w:id="74"/>
      <w:r>
        <w:t xml:space="preserve">basic summaries of the selected data </w:t>
      </w:r>
      <w:commentRangeEnd w:id="73"/>
      <w:r w:rsidR="003654C6">
        <w:rPr>
          <w:rStyle w:val="CommentReference"/>
        </w:rPr>
        <w:commentReference w:id="73"/>
      </w:r>
      <w:commentRangeEnd w:id="74"/>
      <w:r w:rsidR="0067557E">
        <w:rPr>
          <w:rStyle w:val="CommentReference"/>
        </w:rPr>
        <w:commentReference w:id="74"/>
      </w:r>
      <w:r>
        <w:t>(Figure 2).</w:t>
      </w:r>
    </w:p>
    <w:p w14:paraId="1DA54B06" w14:textId="625A51F3" w:rsidR="00E02B93" w:rsidRDefault="00492536">
      <w:r>
        <w:rPr>
          <w:noProof/>
        </w:rPr>
        <w:drawing>
          <wp:inline distT="0" distB="0" distL="0" distR="0" wp14:anchorId="30C44737" wp14:editId="74ECE00B">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693BD43C" w14:textId="6E9E778E" w:rsidR="00E02B93" w:rsidRDefault="00492536" w:rsidP="00223D32">
      <w:pPr>
        <w:pStyle w:val="ImageCaption"/>
      </w:pPr>
      <w:r>
        <w:t xml:space="preserve">Figure 1 - Screen shot of cod tag mapping tool using </w:t>
      </w:r>
      <w:proofErr w:type="spellStart"/>
      <w:r>
        <w:t>shinydashboard</w:t>
      </w:r>
      <w:proofErr w:type="spellEnd"/>
      <w:r>
        <w:t xml:space="preserve"> and leaflet. The </w:t>
      </w:r>
      <w:proofErr w:type="spellStart"/>
      <w:r>
        <w:t>marker</w:t>
      </w:r>
      <w:ins w:id="75" w:author="Robertson, Greg" w:date="2019-04-22T08:28:00Z">
        <w:r w:rsidR="0067557E">
          <w:t>c</w:t>
        </w:r>
      </w:ins>
      <w:del w:id="76" w:author="Robertson, Greg" w:date="2019-04-22T08:28:00Z">
        <w:r w:rsidDel="0067557E">
          <w:delText>C</w:delText>
        </w:r>
      </w:del>
      <w:r>
        <w:t>luster</w:t>
      </w:r>
      <w:proofErr w:type="spellEnd"/>
      <w:r>
        <w:t xml:space="preserve">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w:t>
      </w:r>
      <w:ins w:id="77" w:author="Keith Lewis" w:date="2019-04-19T11:26:00Z">
        <w:r w:rsidR="003654C6">
          <w:t>,</w:t>
        </w:r>
      </w:ins>
      <w:r>
        <w:t xml:space="preserve"> and date captured), which is particular</w:t>
      </w:r>
      <w:ins w:id="78" w:author="Keith Lewis" w:date="2019-04-19T11:26:00Z">
        <w:r w:rsidR="003654C6">
          <w:t>ly</w:t>
        </w:r>
      </w:ins>
      <w:r>
        <w:t xml:space="preserve"> useful when error checking.</w:t>
      </w:r>
    </w:p>
    <w:p w14:paraId="3749DE56" w14:textId="77777777" w:rsidR="00E02B93" w:rsidRDefault="00492536">
      <w:r>
        <w:rPr>
          <w:noProof/>
        </w:rPr>
        <w:lastRenderedPageBreak/>
        <w:drawing>
          <wp:inline distT="0" distB="0" distL="0" distR="0" wp14:anchorId="3E5C08BF" wp14:editId="6BC85FE0">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27E3493C" w14:textId="2D478215" w:rsidR="00E02B93" w:rsidRDefault="00492536" w:rsidP="00223D32">
      <w:pPr>
        <w:pStyle w:val="ImageCaption"/>
      </w:pPr>
      <w:r>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557D3AEB" w14:textId="77777777" w:rsidR="00E02B93" w:rsidRDefault="00492536">
      <w:pPr>
        <w:pStyle w:val="Heading1"/>
      </w:pPr>
      <w:bookmarkStart w:id="79" w:name="data-modeling"/>
      <w:r>
        <w:t>Data modeling</w:t>
      </w:r>
      <w:bookmarkEnd w:id="79"/>
    </w:p>
    <w:p w14:paraId="404A2515" w14:textId="2B561AC0" w:rsidR="00E02B93" w:rsidRDefault="00492536">
      <w:pPr>
        <w:pStyle w:val="FirstParagraph"/>
      </w:pPr>
      <w:r>
        <w:t xml:space="preserve">Synthesizing data from multiple sources presents a key challenge to stock assessment. </w:t>
      </w:r>
      <w:commentRangeStart w:id="80"/>
      <w:commentRangeStart w:id="81"/>
      <w:commentRangeStart w:id="82"/>
      <w:r>
        <w:t xml:space="preserve">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w:t>
      </w:r>
      <w:r>
        <w:lastRenderedPageBreak/>
        <w:t xml:space="preserve">analysis (Maunder and Punt 2013). Specifically, statistical modeling tools such as JAGS (Plummer and others 2003), AD Model Builder (Fournier et al. 2012) and Template Model Builder (Kristensen et al. 2016) allow the construction of a joint likelihood for an array of observations to, in theory, extract as much information as possible about the biological and fishery processes. </w:t>
      </w:r>
      <w:commentRangeEnd w:id="80"/>
      <w:r w:rsidR="000F4DED">
        <w:rPr>
          <w:rStyle w:val="CommentReference"/>
        </w:rPr>
        <w:commentReference w:id="80"/>
      </w:r>
      <w:commentRangeEnd w:id="81"/>
      <w:r w:rsidR="00D814D9">
        <w:rPr>
          <w:rStyle w:val="CommentReference"/>
        </w:rPr>
        <w:commentReference w:id="81"/>
      </w:r>
      <w:commentRangeEnd w:id="82"/>
      <w:r w:rsidR="003654C6">
        <w:rPr>
          <w:rStyle w:val="CommentReference"/>
        </w:rPr>
        <w:commentReference w:id="82"/>
      </w:r>
      <w:r>
        <w:t xml:space="preserve">From a computational perspective, analyses of a variety of large data sets has never been easier. </w:t>
      </w:r>
      <w:commentRangeStart w:id="83"/>
      <w:r>
        <w:t>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commentRangeEnd w:id="83"/>
      <w:r w:rsidR="003654C6">
        <w:rPr>
          <w:rStyle w:val="CommentReference"/>
        </w:rPr>
        <w:commentReference w:id="83"/>
      </w:r>
    </w:p>
    <w:p w14:paraId="777D7D0E" w14:textId="7AD33B24" w:rsidR="00E02B93" w:rsidRDefault="00492536">
      <w:pPr>
        <w:pStyle w:val="BodyText"/>
      </w:pPr>
      <w:r>
        <w:t xml:space="preserve">The Northern cod stock off southern Labrador and eastern Newfoundland is one of the most well studied stocks in </w:t>
      </w:r>
      <w:commentRangeStart w:id="84"/>
      <w:commentRangeStart w:id="85"/>
      <w:r>
        <w:t>eastern Canada</w:t>
      </w:r>
      <w:commentRangeEnd w:id="84"/>
      <w:r w:rsidR="00483731">
        <w:rPr>
          <w:rStyle w:val="CommentReference"/>
        </w:rPr>
        <w:commentReference w:id="84"/>
      </w:r>
      <w:commentRangeEnd w:id="85"/>
      <w:r w:rsidR="00A413B3">
        <w:rPr>
          <w:rStyle w:val="CommentReference"/>
        </w:rPr>
        <w:commentReference w:id="85"/>
      </w:r>
      <w:r>
        <w:t xml:space="preserve">, perhaps by virtue of its history. As such, there are multiple monitoring programs that help inform the status of the stock and data from most of these programs have been integrated into a state-space stock assessment model, called NCAM (Cadigan 2016). The </w:t>
      </w:r>
      <w:del w:id="86" w:author="Robertson, Greg" w:date="2019-04-22T08:37:00Z">
        <w:r w:rsidDel="00A413B3">
          <w:delText xml:space="preserve">“base case” </w:delText>
        </w:r>
      </w:del>
      <w:r>
        <w:t>model includes information from research vessel autumn trawl surveys (1983-present), Sentinel fishery surveys (1995-present), inshore acoustic surveys (1995-2009), fishery catch-at-age compositions and partial fishery landings (1983-present), and tagging (1983-</w:t>
      </w:r>
      <w:commentRangeStart w:id="87"/>
      <w:r>
        <w:t>present</w:t>
      </w:r>
      <w:commentRangeEnd w:id="87"/>
      <w:r w:rsidR="00483731">
        <w:rPr>
          <w:rStyle w:val="CommentReference"/>
        </w:rPr>
        <w:commentReference w:id="87"/>
      </w:r>
      <w:r>
        <w:t xml:space="preserve">). Using a series of observation equations, this TMB based model reduces </w:t>
      </w:r>
      <w:ins w:id="88" w:author="Robertson, Greg" w:date="2019-04-22T08:38:00Z">
        <w:r w:rsidR="00A413B3">
          <w:t xml:space="preserve">these </w:t>
        </w:r>
      </w:ins>
      <w:r>
        <w:t xml:space="preserve">thousands of historical data points </w:t>
      </w:r>
      <w:del w:id="89" w:author="Robertson, Greg" w:date="2019-04-22T08:38:00Z">
        <w:r w:rsidDel="00A413B3">
          <w:delText xml:space="preserve">from these monitoring programs </w:delText>
        </w:r>
      </w:del>
      <w:r>
        <w:t>into quantities such as recruitment, spawning stock biomass, fishing mortality and natural mortality. Once the model is fit to the data, the next step is to produce visual representations of the data and model</w:t>
      </w:r>
      <w:ins w:id="90" w:author="Robertson, Greg" w:date="2019-04-22T08:39:00Z">
        <w:r w:rsidR="00A413B3">
          <w:t xml:space="preserve"> output</w:t>
        </w:r>
      </w:ins>
      <w:r>
        <w:t xml:space="preserve">. </w:t>
      </w:r>
      <w:del w:id="91" w:author="Robertson, Greg" w:date="2019-04-22T08:39:00Z">
        <w:r w:rsidDel="00A413B3">
          <w:delText>A standard</w:delText>
        </w:r>
      </w:del>
      <w:ins w:id="92" w:author="Robertson, Greg" w:date="2019-04-22T08:39:00Z">
        <w:r w:rsidR="00A413B3">
          <w:t>The usual</w:t>
        </w:r>
      </w:ins>
      <w:r>
        <w:t xml:space="preserve"> approach would be to produce static presentations and documents with a </w:t>
      </w:r>
      <w:r>
        <w:lastRenderedPageBreak/>
        <w:t>series of figures and tables</w:t>
      </w:r>
      <w:ins w:id="93" w:author="Robertson, Greg" w:date="2019-04-22T08:40:00Z">
        <w:r w:rsidR="00A413B3">
          <w:t>, but</w:t>
        </w:r>
      </w:ins>
      <w:del w:id="94" w:author="Robertson, Greg" w:date="2019-04-22T08:40:00Z">
        <w:r w:rsidDel="00A413B3">
          <w:delText>.</w:delText>
        </w:r>
      </w:del>
      <w:r>
        <w:t xml:space="preserve"> </w:t>
      </w:r>
      <w:ins w:id="95" w:author="Robertson, Greg" w:date="2019-04-22T08:40:00Z">
        <w:r w:rsidR="00A413B3">
          <w:t>w</w:t>
        </w:r>
      </w:ins>
      <w:del w:id="96" w:author="Robertson, Greg" w:date="2019-04-22T08:40:00Z">
        <w:r w:rsidDel="00A413B3">
          <w:delText>W</w:delText>
        </w:r>
      </w:del>
      <w:r>
        <w:t>ith large amounts of model inputs and outputs, this approach quickly becomes overwhelming for both the analyst and all the stakeholders involved</w:t>
      </w:r>
      <w:del w:id="97" w:author="Robertson, Greg" w:date="2019-04-22T08:41:00Z">
        <w:r w:rsidDel="00A413B3">
          <w:delText xml:space="preserve"> in the stock assessment process</w:delText>
        </w:r>
      </w:del>
      <w:r>
        <w:t xml:space="preserve">. First, it is </w:t>
      </w:r>
      <w:del w:id="98" w:author="Robertson, Greg" w:date="2019-04-22T08:41:00Z">
        <w:r w:rsidDel="009663E7">
          <w:delText xml:space="preserve">not </w:delText>
        </w:r>
      </w:del>
      <w:ins w:id="99" w:author="Robertson, Greg" w:date="2019-04-22T08:41:00Z">
        <w:r w:rsidR="009663E7">
          <w:t>no longer</w:t>
        </w:r>
        <w:r w:rsidR="009663E7">
          <w:t xml:space="preserve"> </w:t>
        </w:r>
      </w:ins>
      <w:r>
        <w:t xml:space="preserve">feasible for the analyst to include and describe </w:t>
      </w:r>
      <w:del w:id="100" w:author="Robertson, Greg" w:date="2019-04-22T08:45:00Z">
        <w:r w:rsidDel="009663E7">
          <w:delText xml:space="preserve">all </w:delText>
        </w:r>
      </w:del>
      <w:ins w:id="101" w:author="Robertson, Greg" w:date="2019-04-22T08:45:00Z">
        <w:r w:rsidR="009663E7">
          <w:t>every</w:t>
        </w:r>
        <w:r w:rsidR="009663E7">
          <w:t xml:space="preserve"> </w:t>
        </w:r>
      </w:ins>
      <w:r>
        <w:t>figure</w:t>
      </w:r>
      <w:del w:id="102" w:author="Robertson, Greg" w:date="2019-04-22T08:45:00Z">
        <w:r w:rsidDel="009663E7">
          <w:delText>s</w:delText>
        </w:r>
      </w:del>
      <w:r>
        <w:t xml:space="preserve"> and table</w:t>
      </w:r>
      <w:del w:id="103" w:author="Robertson, Greg" w:date="2019-04-22T08:45:00Z">
        <w:r w:rsidDel="009663E7">
          <w:delText>s</w:delText>
        </w:r>
      </w:del>
      <w:r>
        <w:t xml:space="preserve"> produced in a single document. Second, it is difficult for stakeholders to efficiently digest the information that has been compressed into a series of static slides or </w:t>
      </w:r>
      <w:commentRangeStart w:id="104"/>
      <w:r>
        <w:t>pages</w:t>
      </w:r>
      <w:commentRangeEnd w:id="104"/>
      <w:r w:rsidR="00483731">
        <w:rPr>
          <w:rStyle w:val="CommentReference"/>
        </w:rPr>
        <w:commentReference w:id="104"/>
      </w:r>
      <w:r>
        <w:t>. Interactive documents provide a potential solution to this problem as they allow much more information to be contained and accessible on a single screen.</w:t>
      </w:r>
    </w:p>
    <w:p w14:paraId="2433678A" w14:textId="5299CD7D" w:rsidR="00E02B93" w:rsidRDefault="00492536">
      <w:pPr>
        <w:pStyle w:val="BodyText"/>
      </w:pPr>
      <w:r>
        <w:t xml:space="preserve">In the pursuit </w:t>
      </w:r>
      <w:del w:id="105" w:author="Keith Lewis" w:date="2019-04-19T11:33:00Z">
        <w:r w:rsidDel="00483731">
          <w:delText xml:space="preserve">for </w:delText>
        </w:r>
      </w:del>
      <w:ins w:id="106" w:author="Keith Lewis" w:date="2019-04-19T11:33:00Z">
        <w:r w:rsidR="00483731">
          <w:t xml:space="preserve">of </w:t>
        </w:r>
      </w:ins>
      <w:r>
        <w:t xml:space="preserve">an easier and more efficient way to communicate results from NCAM, an interactive and self-contained “dashboard” was developed for the 2018 assessment of </w:t>
      </w:r>
      <w:r w:rsidR="00082C2A">
        <w:t>Northern cod (Dwyer et al., 2019</w:t>
      </w:r>
      <w:r>
        <w:t xml:space="preserve">). The concept of using a </w:t>
      </w:r>
      <w:commentRangeStart w:id="107"/>
      <w:r>
        <w:t xml:space="preserve">dashboard </w:t>
      </w:r>
      <w:commentRangeEnd w:id="107"/>
      <w:r w:rsidR="009663E7">
        <w:rPr>
          <w:rStyle w:val="CommentReference"/>
        </w:rPr>
        <w:commentReference w:id="107"/>
      </w:r>
      <w:r>
        <w:t xml:space="preserve">was </w:t>
      </w:r>
      <w:del w:id="108" w:author="Keith Lewis" w:date="2019-04-19T11:33:00Z">
        <w:r w:rsidDel="00483731">
          <w:delText xml:space="preserve">burrowed </w:delText>
        </w:r>
      </w:del>
      <w:ins w:id="109" w:author="Keith Lewis" w:date="2019-04-19T11:33:00Z">
        <w:r w:rsidR="00483731">
          <w:t>bor</w:t>
        </w:r>
      </w:ins>
      <w:ins w:id="110" w:author="Keith Lewis" w:date="2019-04-19T11:34:00Z">
        <w:r w:rsidR="00483731">
          <w:t>rowed</w:t>
        </w:r>
      </w:ins>
      <w:ins w:id="111" w:author="Keith Lewis" w:date="2019-04-19T11:33:00Z">
        <w:r w:rsidR="00483731">
          <w:t xml:space="preserve"> </w:t>
        </w:r>
      </w:ins>
      <w:r>
        <w:t xml:space="preserve">from the business community where dashboards are frequently used to group a series of interactive visuals and tables to provide at-a-glance views of key performance indicators. We used R-based packages (R Core Team 2017) and the RStudio IDE (RStudio Team 2015) to construct a tool for exploring the input and output of NCAM, specifically the </w:t>
      </w:r>
      <w:proofErr w:type="spellStart"/>
      <w:r>
        <w:t>flexdashboard</w:t>
      </w:r>
      <w:proofErr w:type="spellEnd"/>
      <w:r>
        <w:t xml:space="preserve"> (</w:t>
      </w:r>
      <w:proofErr w:type="spellStart"/>
      <w:r>
        <w:t>Allaire</w:t>
      </w:r>
      <w:proofErr w:type="spellEnd"/>
      <w:r>
        <w:t xml:space="preserve"> 2017) package to group interactive </w:t>
      </w:r>
      <w:proofErr w:type="spellStart"/>
      <w:r>
        <w:t>plotly</w:t>
      </w:r>
      <w:proofErr w:type="spellEnd"/>
      <w:r>
        <w:t>-based (Sievert 2018) visuals into a dynamic document. We also used the crosstalk (Cheng 2016) package to link the data displayed across multiple plots. Via R Markdown (Allaire et al. 2018), the dashboard is rendered into a self-contained html file that is reproducible, interactive, and easy to update following modifications to the model or the addition of new data.</w:t>
      </w:r>
    </w:p>
    <w:p w14:paraId="6317F0DF" w14:textId="622C2175" w:rsidR="00E02B93" w:rsidRDefault="00492536">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w:t>
      </w:r>
      <w:r>
        <w:lastRenderedPageBreak/>
        <w:t xml:space="preserve">(“SN survey”), inshore acoustic survey (“SS survey”), and tagging (“Tagging”) data. For 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w:t>
      </w:r>
      <w:commentRangeStart w:id="112"/>
      <w:r>
        <w:t xml:space="preserve">For instance, the ability to zoom allows users to investigate specific patterns and small boxes, called tooltips, display more information about the points users hover over. </w:t>
      </w:r>
      <w:commentRangeEnd w:id="112"/>
      <w:r w:rsidR="00195DE5">
        <w:rPr>
          <w:rStyle w:val="CommentReference"/>
        </w:rPr>
        <w:commentReference w:id="112"/>
      </w:r>
      <w:r>
        <w:t>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28808FC0" w14:textId="77777777" w:rsidR="00E02B93" w:rsidRDefault="00492536">
      <w:r>
        <w:rPr>
          <w:noProof/>
        </w:rPr>
        <w:lastRenderedPageBreak/>
        <w:drawing>
          <wp:inline distT="0" distB="0" distL="0" distR="0" wp14:anchorId="01130213" wp14:editId="51434361">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7179270" w14:textId="6DB21FC8" w:rsidR="00E02B93" w:rsidRDefault="00492536">
      <w:pPr>
        <w:pStyle w:val="ImageCaption"/>
      </w:pPr>
      <w:r>
        <w:t xml:space="preserve">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t>
      </w:r>
      <w:commentRangeStart w:id="113"/>
      <w:r>
        <w:t>The tab on the right panel including residual plots are hidden here, but assessable in the dashboard.</w:t>
      </w:r>
      <w:commentRangeEnd w:id="113"/>
      <w:r w:rsidR="00483731">
        <w:rPr>
          <w:rStyle w:val="CommentReference"/>
        </w:rPr>
        <w:commentReference w:id="113"/>
      </w:r>
    </w:p>
    <w:p w14:paraId="0E59BCCA" w14:textId="77777777" w:rsidR="00E02B93" w:rsidRDefault="00492536">
      <w:r>
        <w:rPr>
          <w:noProof/>
        </w:rPr>
        <w:lastRenderedPageBreak/>
        <w:drawing>
          <wp:inline distT="0" distB="0" distL="0" distR="0" wp14:anchorId="1C7CCE16" wp14:editId="7AFAEBDE">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3AC4CA7" w14:textId="1A91388A" w:rsidR="00E02B93" w:rsidRDefault="00492536">
      <w:pPr>
        <w:pStyle w:val="ImageCaption"/>
      </w:pPr>
      <w:r>
        <w:t xml:space="preserve">Figure 4 -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24057025" w14:textId="5032CD9D" w:rsidR="00E02B93" w:rsidRDefault="00492536">
      <w:pPr>
        <w:pStyle w:val="Heading1"/>
      </w:pPr>
      <w:bookmarkStart w:id="114" w:name="towards-open-stock-assessment"/>
      <w:r>
        <w:t>Towards open stock-assessment</w:t>
      </w:r>
      <w:bookmarkEnd w:id="114"/>
    </w:p>
    <w:p w14:paraId="7FAC0E3C" w14:textId="6618756E" w:rsidR="00E02B93" w:rsidRDefault="00492536">
      <w:pPr>
        <w:pStyle w:val="FirstParagraph"/>
        <w:rPr>
          <w:ins w:id="115" w:author="Robertson, Greg" w:date="2019-03-18T14:27:00Z"/>
        </w:rPr>
      </w:pPr>
      <w:r>
        <w:t xml:space="preserve">The amount of data available to scientists has grown by orders of magnitude in recent decades as has the complexities of data management, exploratory data analysis, </w:t>
      </w:r>
      <w:commentRangeStart w:id="116"/>
      <w:del w:id="117" w:author="Robertson, Greg" w:date="2019-04-22T08:53:00Z">
        <w:r w:rsidDel="003F4CFA">
          <w:delText>as well as</w:delText>
        </w:r>
      </w:del>
      <w:ins w:id="118" w:author="Robertson, Greg" w:date="2019-04-22T08:53:00Z">
        <w:r w:rsidR="003F4CFA">
          <w:t xml:space="preserve">in </w:t>
        </w:r>
      </w:ins>
      <w:commentRangeEnd w:id="116"/>
      <w:ins w:id="119" w:author="Robertson, Greg" w:date="2019-04-22T08:54:00Z">
        <w:r w:rsidR="003F4CFA">
          <w:rPr>
            <w:rStyle w:val="CommentReference"/>
          </w:rPr>
          <w:commentReference w:id="116"/>
        </w:r>
        <w:r w:rsidR="003F4CFA">
          <w:t>addition</w:t>
        </w:r>
      </w:ins>
      <w:ins w:id="120" w:author="Robertson, Greg" w:date="2019-04-22T08:53:00Z">
        <w:r w:rsidR="003F4CFA">
          <w:t xml:space="preserve"> </w:t>
        </w:r>
      </w:ins>
      <w:ins w:id="121" w:author="Robertson, Greg" w:date="2019-04-22T08:54:00Z">
        <w:r w:rsidR="003F4CFA">
          <w:t>to</w:t>
        </w:r>
      </w:ins>
      <w:r>
        <w:t xml:space="preserve"> the formal analyses and associated diagnostics</w:t>
      </w:r>
      <w:ins w:id="122" w:author="Keith Lewis" w:date="2019-04-19T11:39:00Z">
        <w:r w:rsidR="00770B48">
          <w:t xml:space="preserve"> (Lewis et al. </w:t>
        </w:r>
        <w:commentRangeStart w:id="123"/>
        <w:r w:rsidR="00770B48">
          <w:t>and references therein</w:t>
        </w:r>
      </w:ins>
      <w:commentRangeEnd w:id="123"/>
      <w:r w:rsidR="003F4CFA">
        <w:rPr>
          <w:rStyle w:val="CommentReference"/>
        </w:rPr>
        <w:commentReference w:id="123"/>
      </w:r>
      <w:ins w:id="124" w:author="Keith Lewis" w:date="2019-04-19T11:39:00Z">
        <w:r w:rsidR="00770B48">
          <w:t>)</w:t>
        </w:r>
      </w:ins>
      <w:r>
        <w:t>. The majority of this sequence of events, sometimes called “the data pipeline”</w:t>
      </w:r>
      <w:ins w:id="125" w:author="Keith Lewis" w:date="2019-04-19T11:39:00Z">
        <w:r w:rsidR="00770B48">
          <w:t xml:space="preserve"> (Leek and Peng</w:t>
        </w:r>
      </w:ins>
      <w:ins w:id="126" w:author="Keith Lewis" w:date="2019-04-19T12:04:00Z">
        <w:r w:rsidR="00C62295">
          <w:t xml:space="preserve"> 2015</w:t>
        </w:r>
      </w:ins>
      <w:ins w:id="127" w:author="Keith Lewis" w:date="2019-04-19T11:39:00Z">
        <w:r w:rsidR="00770B48">
          <w:t>)</w:t>
        </w:r>
      </w:ins>
      <w:r>
        <w:t>, have not traditionally been part of the peer-review process which sees only the end products</w:t>
      </w:r>
      <w:ins w:id="128" w:author="Keith Lewis" w:date="2019-04-19T11:39:00Z">
        <w:r w:rsidR="00770B48">
          <w:t xml:space="preserve"> of an analysis</w:t>
        </w:r>
      </w:ins>
      <w:r>
        <w:t xml:space="preserve">. However, decisions made </w:t>
      </w:r>
      <w:ins w:id="129" w:author="Keith Lewis" w:date="2019-04-19T11:40:00Z">
        <w:r w:rsidR="00675167">
          <w:t xml:space="preserve">along the data pipeline </w:t>
        </w:r>
      </w:ins>
      <w:del w:id="130" w:author="Keith Lewis" w:date="2019-04-19T11:40:00Z">
        <w:r w:rsidDel="00675167">
          <w:delText xml:space="preserve">at these steps </w:delText>
        </w:r>
      </w:del>
      <w:r>
        <w:t xml:space="preserve">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w:t>
      </w:r>
      <w:r>
        <w:lastRenderedPageBreak/>
        <w:t xml:space="preserve">illustrate that different conclusions can be arrived at depending on what decisions </w:t>
      </w:r>
      <w:del w:id="131" w:author="Robertson, Greg" w:date="2019-04-22T08:57:00Z">
        <w:r w:rsidDel="003F4CFA">
          <w:delText>one makes</w:delText>
        </w:r>
      </w:del>
      <w:ins w:id="132" w:author="Robertson, Greg" w:date="2019-04-22T08:57:00Z">
        <w:r w:rsidR="003F4CFA">
          <w:t>are made</w:t>
        </w:r>
      </w:ins>
      <w:r>
        <w:t xml:space="preserve"> along </w:t>
      </w:r>
      <w:ins w:id="133" w:author="Keith Lewis" w:date="2019-04-19T11:40:00Z">
        <w:r w:rsidR="00675167">
          <w:t>during different sta</w:t>
        </w:r>
      </w:ins>
      <w:ins w:id="134" w:author="Robertson, Greg" w:date="2019-04-22T08:57:00Z">
        <w:r w:rsidR="003F4CFA">
          <w:t>g</w:t>
        </w:r>
      </w:ins>
      <w:ins w:id="135" w:author="Keith Lewis" w:date="2019-04-19T11:40:00Z">
        <w:del w:id="136" w:author="Robertson, Greg" w:date="2019-04-22T08:57:00Z">
          <w:r w:rsidR="00675167" w:rsidDel="003F4CFA">
            <w:delText>t</w:delText>
          </w:r>
        </w:del>
        <w:r w:rsidR="00675167">
          <w:t>es of the analysis</w:t>
        </w:r>
      </w:ins>
      <w:del w:id="137" w:author="Keith Lewis" w:date="2019-04-19T11:40:00Z">
        <w:r w:rsidDel="00675167">
          <w:delText>the</w:delText>
        </w:r>
      </w:del>
      <w:r>
        <w:t xml:space="preserve"> </w:t>
      </w:r>
      <w:del w:id="138" w:author="Keith Lewis" w:date="2019-04-19T11:40:00Z">
        <w:r w:rsidDel="00675167">
          <w:delText>garden path</w:delText>
        </w:r>
      </w:del>
      <w:r>
        <w:t>. Due to a number of limitations, such as available pages in journals, much of the data pipeline is not transparent nor is it reproducible</w:t>
      </w:r>
      <w:del w:id="139" w:author="Robertson, Greg" w:date="2019-04-22T08:58:00Z">
        <w:r w:rsidDel="003F4CFA">
          <w:delText>, even if it is one’s own analysis</w:delText>
        </w:r>
      </w:del>
      <w:r>
        <w:t>. A number of authors have recently advocated for a culture of open science and reproducible research, i.e., a change in the transparency and reproducibility of science</w:t>
      </w:r>
      <w:ins w:id="140" w:author="Keith Lewis" w:date="2019-04-19T11:40:00Z">
        <w:r w:rsidR="00675167">
          <w:t xml:space="preserve"> </w:t>
        </w:r>
      </w:ins>
      <w:ins w:id="141" w:author="Keith Lewis" w:date="2019-04-19T12:55:00Z">
        <w:r w:rsidR="00792FF1">
          <w:t>(</w:t>
        </w:r>
      </w:ins>
      <w:ins w:id="142" w:author="Keith Lewis" w:date="2019-04-19T12:56:00Z">
        <w:r w:rsidR="00792FF1">
          <w:t>Leek and Peng 2015 a, b, Hampton et al. 2013, 2015</w:t>
        </w:r>
        <w:del w:id="143" w:author="Robertson, Greg" w:date="2019-04-22T08:58:00Z">
          <w:r w:rsidR="00792FF1" w:rsidDel="003F4CFA">
            <w:delText xml:space="preserve">, </w:delText>
          </w:r>
        </w:del>
      </w:ins>
      <w:ins w:id="144" w:author="Keith Lewis" w:date="2019-04-19T11:40:00Z">
        <w:r w:rsidR="00675167">
          <w:t>)</w:t>
        </w:r>
      </w:ins>
      <w:r>
        <w:t xml:space="preserve">. Proponents of open science and reproducible research </w:t>
      </w:r>
      <w:del w:id="145" w:author="Robertson, Greg" w:date="2019-04-22T09:00:00Z">
        <w:r w:rsidDel="003F4CFA">
          <w:delText xml:space="preserve">posit </w:delText>
        </w:r>
      </w:del>
      <w:commentRangeStart w:id="146"/>
      <w:ins w:id="147" w:author="Robertson, Greg" w:date="2019-04-22T09:00:00Z">
        <w:r w:rsidR="003F4CFA">
          <w:t>highlight</w:t>
        </w:r>
        <w:r w:rsidR="003F4CFA">
          <w:t xml:space="preserve"> </w:t>
        </w:r>
        <w:commentRangeEnd w:id="146"/>
        <w:r w:rsidR="003F4CFA">
          <w:rPr>
            <w:rStyle w:val="CommentReference"/>
          </w:rPr>
          <w:commentReference w:id="146"/>
        </w:r>
      </w:ins>
      <w:r>
        <w:t xml:space="preserve">a number of benefits including a more productive and responsible scientific culture, an ability to address larger and more complex questions, as well as a more efficient workflow and ability to reproduce </w:t>
      </w:r>
      <w:commentRangeStart w:id="148"/>
      <w:commentRangeStart w:id="149"/>
      <w:r>
        <w:t xml:space="preserve">one’s own work </w:t>
      </w:r>
      <w:commentRangeEnd w:id="148"/>
      <w:r w:rsidR="0003421F">
        <w:rPr>
          <w:rStyle w:val="CommentReference"/>
        </w:rPr>
        <w:commentReference w:id="148"/>
      </w:r>
      <w:commentRangeEnd w:id="149"/>
      <w:r w:rsidR="003F4CFA">
        <w:rPr>
          <w:rStyle w:val="CommentReference"/>
        </w:rPr>
        <w:commentReference w:id="149"/>
      </w:r>
      <w:r>
        <w:t>(Lewis</w:t>
      </w:r>
      <w:del w:id="150" w:author="Robertson, Greg" w:date="2019-04-22T08:59:00Z">
        <w:r w:rsidDel="003F4CFA">
          <w:delText>, Vander Wal, and Fifield</w:delText>
        </w:r>
      </w:del>
      <w:ins w:id="151" w:author="Robertson, Greg" w:date="2019-04-22T08:59:00Z">
        <w:r w:rsidR="003F4CFA">
          <w:t xml:space="preserve"> et al.</w:t>
        </w:r>
      </w:ins>
      <w:r>
        <w:t xml:space="preserve"> 2018).</w:t>
      </w:r>
    </w:p>
    <w:p w14:paraId="6A8488AE" w14:textId="45AE8183" w:rsidR="00E02B93" w:rsidRDefault="00492536">
      <w:pPr>
        <w:pStyle w:val="BodyText"/>
      </w:pPr>
      <w:r>
        <w:t xml:space="preserve">We </w:t>
      </w:r>
      <w:del w:id="152" w:author="Robertson, Greg" w:date="2019-04-22T09:02:00Z">
        <w:r w:rsidDel="001018AF">
          <w:delText xml:space="preserve">submit </w:delText>
        </w:r>
      </w:del>
      <w:ins w:id="153" w:author="Robertson, Greg" w:date="2019-04-22T09:02:00Z">
        <w:r w:rsidR="001018AF">
          <w:t xml:space="preserve"> </w:t>
        </w:r>
      </w:ins>
      <w:ins w:id="154" w:author="Robertson, Greg" w:date="2019-04-22T09:03:00Z">
        <w:r w:rsidR="001018AF">
          <w:t xml:space="preserve">believe </w:t>
        </w:r>
      </w:ins>
      <w:r>
        <w:t xml:space="preserve">that the dashboard tool is </w:t>
      </w:r>
      <w:del w:id="155" w:author="Robertson, Greg" w:date="2019-04-22T09:03:00Z">
        <w:r w:rsidDel="001018AF">
          <w:delText xml:space="preserve">also </w:delText>
        </w:r>
      </w:del>
      <w:r>
        <w:t xml:space="preserve">a step forward in terms of open science and reproducible research in addition to being a major step forward in how stock assessments are presented and critiqued. </w:t>
      </w:r>
      <w:del w:id="156" w:author="Robertson, Greg" w:date="2019-04-22T09:05:00Z">
        <w:r w:rsidDel="001018AF">
          <w:delText xml:space="preserve">Consider the following process. </w:delText>
        </w:r>
        <w:commentRangeStart w:id="157"/>
        <w:r w:rsidDel="001018AF">
          <w:delText>Through the Canadian Science Advisory Secretariat (CSAS), DFO Science provides peer-reviewed science advice to fisheries managers at regular meetings (Regional Assessment Process). These meetings are attended by a variety of stakeholders including harvesters, academics, and NGOs. All participants attending a CSAS meeting are encouraged to question, comment</w:delText>
        </w:r>
      </w:del>
      <w:ins w:id="158" w:author="Keith Lewis" w:date="2019-04-19T11:53:00Z">
        <w:del w:id="159" w:author="Robertson, Greg" w:date="2019-04-22T09:05:00Z">
          <w:r w:rsidR="0003421F" w:rsidDel="001018AF">
            <w:delText>,</w:delText>
          </w:r>
        </w:del>
      </w:ins>
      <w:del w:id="160" w:author="Robertson, Greg" w:date="2019-04-22T09:05:00Z">
        <w:r w:rsidDel="001018AF">
          <w:delText xml:space="preserve"> and constructively challenge the science presented</w:delText>
        </w:r>
      </w:del>
      <w:ins w:id="161" w:author="Keith Lewis" w:date="2019-04-19T11:54:00Z">
        <w:del w:id="162" w:author="Robertson, Greg" w:date="2019-04-22T09:05:00Z">
          <w:r w:rsidR="0003421F" w:rsidDel="001018AF">
            <w:delText>;</w:delText>
          </w:r>
        </w:del>
      </w:ins>
      <w:del w:id="163" w:author="Robertson, Greg" w:date="2019-04-22T09:05:00Z">
        <w:r w:rsidDel="001018AF">
          <w:delText xml:space="preserve"> and the goal is to provide the best possible science advice to the Minister, managers, stakeholders and the public</w:delText>
        </w:r>
        <w:commentRangeStart w:id="164"/>
        <w:commentRangeStart w:id="165"/>
        <w:commentRangeStart w:id="166"/>
        <w:r w:rsidDel="001018AF">
          <w:delText xml:space="preserve">. </w:delText>
        </w:r>
        <w:commentRangeEnd w:id="157"/>
        <w:r w:rsidR="001018AF" w:rsidDel="001018AF">
          <w:rPr>
            <w:rStyle w:val="CommentReference"/>
          </w:rPr>
          <w:commentReference w:id="157"/>
        </w:r>
      </w:del>
      <w:r>
        <w:t xml:space="preserve">While the entire data-pipeline can be revealed to all by sharing code and data, it is unlikely that an individual has the time to fully review and recreate a particular analysis in its entirety when most participants are already overcommitted (Banks and others 2011). In the case of NCAM, </w:t>
      </w:r>
      <w:commentRangeStart w:id="167"/>
      <w:commentRangeStart w:id="168"/>
      <w:r>
        <w:t>considerable statistical experience and expertise is required simply to run the model</w:t>
      </w:r>
      <w:del w:id="169" w:author="Robertson, Greg" w:date="2019-04-22T09:05:00Z">
        <w:r w:rsidDel="001018AF">
          <w:delText xml:space="preserve"> (or perhaps to even tweak the model</w:delText>
        </w:r>
        <w:commentRangeEnd w:id="167"/>
        <w:r w:rsidR="0003421F" w:rsidDel="001018AF">
          <w:rPr>
            <w:rStyle w:val="CommentReference"/>
          </w:rPr>
          <w:commentReference w:id="167"/>
        </w:r>
      </w:del>
      <w:commentRangeEnd w:id="168"/>
      <w:r w:rsidR="001018AF">
        <w:rPr>
          <w:rStyle w:val="CommentReference"/>
        </w:rPr>
        <w:commentReference w:id="168"/>
      </w:r>
      <w:del w:id="170" w:author="Robertson, Greg" w:date="2019-04-22T09:05:00Z">
        <w:r w:rsidDel="001018AF">
          <w:delText>)</w:delText>
        </w:r>
      </w:del>
      <w:r>
        <w:t xml:space="preserve">. However, the dashboard removes many </w:t>
      </w:r>
      <w:r>
        <w:lastRenderedPageBreak/>
        <w:t>of these difficulties. The html file contains all model inputs, outputs and diagnostics in an open and easy to use interactive document</w:t>
      </w:r>
      <w:del w:id="171" w:author="Robertson, Greg" w:date="2019-04-22T09:06:00Z">
        <w:r w:rsidDel="001018AF">
          <w:delText>. The number of analyses can be expanded upon request</w:delText>
        </w:r>
      </w:del>
      <w:ins w:id="172" w:author="Robertson, Greg" w:date="2019-04-22T09:06:00Z">
        <w:r w:rsidR="001018AF">
          <w:t>,</w:t>
        </w:r>
      </w:ins>
      <w:r>
        <w:t xml:space="preserve"> and can be distributed prior to meetings and participants can assess the results and diagnostics at their leisure.</w:t>
      </w:r>
      <w:commentRangeEnd w:id="164"/>
      <w:r w:rsidR="00822C81">
        <w:rPr>
          <w:rStyle w:val="CommentReference"/>
        </w:rPr>
        <w:commentReference w:id="164"/>
      </w:r>
      <w:commentRangeEnd w:id="165"/>
      <w:r w:rsidR="00223D32">
        <w:rPr>
          <w:rStyle w:val="CommentReference"/>
        </w:rPr>
        <w:commentReference w:id="165"/>
      </w:r>
      <w:commentRangeEnd w:id="166"/>
      <w:r w:rsidR="0003421F">
        <w:rPr>
          <w:rStyle w:val="CommentReference"/>
        </w:rPr>
        <w:commentReference w:id="166"/>
      </w:r>
      <w:r>
        <w:t xml:space="preserve"> Specific experience with the tools used to generate the results are not required to constructively and critically review of the results presented in the dashboard.</w:t>
      </w:r>
    </w:p>
    <w:p w14:paraId="073BA86D" w14:textId="06B2DC59" w:rsidR="00CA138B" w:rsidRDefault="00CA138B">
      <w:pPr>
        <w:pStyle w:val="BodyText"/>
      </w:pPr>
      <w:commentRangeStart w:id="173"/>
      <w:r>
        <w:t>We</w:t>
      </w:r>
      <w:commentRangeEnd w:id="173"/>
      <w:r w:rsidR="0003421F">
        <w:rPr>
          <w:rStyle w:val="CommentReference"/>
        </w:rPr>
        <w:commentReference w:id="173"/>
      </w:r>
      <w:r>
        <w:t xml:space="preserve"> must acknowledge there are costs to adopting </w:t>
      </w:r>
      <w:del w:id="174" w:author="Robertson, Greg" w:date="2019-04-22T09:06:00Z">
        <w:r w:rsidDel="001018AF">
          <w:delText xml:space="preserve">this approach of </w:delText>
        </w:r>
      </w:del>
      <w:ins w:id="175" w:author="Robertson, Greg" w:date="2019-04-22T09:06:00Z">
        <w:r w:rsidR="001018AF">
          <w:t xml:space="preserve">the </w:t>
        </w:r>
      </w:ins>
      <w:r>
        <w:t>us</w:t>
      </w:r>
      <w:ins w:id="176" w:author="Robertson, Greg" w:date="2019-04-22T09:07:00Z">
        <w:r w:rsidR="001018AF">
          <w:t>e</w:t>
        </w:r>
      </w:ins>
      <w:del w:id="177" w:author="Robertson, Greg" w:date="2019-04-22T09:06:00Z">
        <w:r w:rsidDel="001018AF">
          <w:delText>ing</w:delText>
        </w:r>
      </w:del>
      <w:r>
        <w:t xml:space="preserve"> </w:t>
      </w:r>
      <w:ins w:id="178" w:author="Robertson, Greg" w:date="2019-04-22T09:07:00Z">
        <w:r w:rsidR="001018AF">
          <w:t>of</w:t>
        </w:r>
      </w:ins>
      <w:del w:id="179" w:author="Robertson, Greg" w:date="2019-04-22T09:07:00Z">
        <w:r w:rsidDel="001018AF">
          <w:delText>the</w:delText>
        </w:r>
      </w:del>
      <w:r>
        <w:t xml:space="preserve"> interactive tools. The first and obvious one being that staff are required to have both the time and training to effectively to develop these tools. </w:t>
      </w:r>
      <w:commentRangeStart w:id="180"/>
      <w:commentRangeStart w:id="181"/>
      <w:r>
        <w:t xml:space="preserve">In our two examples, the developers were relatively proficient with R and have natural aptitudes for programming, but had their formal training in field-based population ecology. </w:t>
      </w:r>
      <w:commentRangeEnd w:id="180"/>
      <w:r>
        <w:rPr>
          <w:rStyle w:val="CommentReference"/>
        </w:rPr>
        <w:commentReference w:id="180"/>
      </w:r>
      <w:commentRangeEnd w:id="181"/>
      <w:r>
        <w:rPr>
          <w:rStyle w:val="CommentReference"/>
        </w:rPr>
        <w:commentReference w:id="181"/>
      </w:r>
      <w:r>
        <w:t xml:space="preserve">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w:t>
      </w:r>
      <w:del w:id="182" w:author="Keith Lewis" w:date="2019-04-19T11:58:00Z">
        <w:r w:rsidDel="0003421F">
          <w:delText xml:space="preserve">jump </w:delText>
        </w:r>
      </w:del>
      <w:ins w:id="183" w:author="Keith Lewis" w:date="2019-04-19T11:58:00Z">
        <w:r w:rsidR="0003421F">
          <w:t xml:space="preserve">navigate </w:t>
        </w:r>
      </w:ins>
      <w:r>
        <w:t xml:space="preserve">around a dashboard </w:t>
      </w:r>
      <w:del w:id="184" w:author="Robertson, Greg" w:date="2019-04-22T09:09:00Z">
        <w:r w:rsidDel="001018AF">
          <w:delText xml:space="preserve">is </w:delText>
        </w:r>
        <w:commentRangeStart w:id="185"/>
        <w:r w:rsidDel="001018AF">
          <w:delText>a more in tune</w:delText>
        </w:r>
      </w:del>
      <w:ins w:id="186" w:author="Robertson, Greg" w:date="2019-04-22T09:09:00Z">
        <w:r w:rsidR="001018AF">
          <w:t>fits</w:t>
        </w:r>
      </w:ins>
      <w:r>
        <w:t xml:space="preserve"> </w:t>
      </w:r>
      <w:commentRangeEnd w:id="185"/>
      <w:r w:rsidR="0003421F">
        <w:rPr>
          <w:rStyle w:val="CommentReference"/>
        </w:rPr>
        <w:commentReference w:id="185"/>
      </w:r>
      <w:del w:id="187" w:author="Robertson, Greg" w:date="2019-04-22T09:09:00Z">
        <w:r w:rsidDel="001018AF">
          <w:delText>with</w:delText>
        </w:r>
      </w:del>
      <w:r>
        <w:t xml:space="preserve"> the natural way </w:t>
      </w:r>
      <w:del w:id="188" w:author="Robertson, Greg" w:date="2019-04-22T09:15:00Z">
        <w:r w:rsidDel="000328F2">
          <w:delText xml:space="preserve">scientist’s </w:delText>
        </w:r>
      </w:del>
      <w:ins w:id="189" w:author="Robertson, Greg" w:date="2019-04-22T09:15:00Z">
        <w:r w:rsidR="000328F2">
          <w:t>people</w:t>
        </w:r>
        <w:r w:rsidR="000328F2">
          <w:t xml:space="preserve"> </w:t>
        </w:r>
      </w:ins>
      <w:r>
        <w:t>pursue ideas. In contrast, a slide presentation is effectively a linear and a single way of developing a scientific narrative; a method hardly conducive to exploring complex data problems.</w:t>
      </w:r>
      <w:ins w:id="190" w:author="Robertson, Greg" w:date="2019-04-22T09:14:00Z">
        <w:r w:rsidR="000328F2">
          <w:t xml:space="preserve"> </w:t>
        </w:r>
      </w:ins>
    </w:p>
    <w:p w14:paraId="797C72F1" w14:textId="6B1DE295" w:rsidR="00E02B93" w:rsidDel="000328F2" w:rsidRDefault="00CA138B">
      <w:pPr>
        <w:pStyle w:val="BodyText"/>
        <w:rPr>
          <w:del w:id="191" w:author="Robertson, Greg" w:date="2019-04-22T09:13:00Z"/>
        </w:rPr>
      </w:pPr>
      <w:del w:id="192" w:author="Robertson, Greg" w:date="2019-04-22T09:13:00Z">
        <w:r w:rsidDel="000328F2">
          <w:delText>In summary, w</w:delText>
        </w:r>
        <w:r w:rsidR="00492536" w:rsidDel="000328F2">
          <w:delText xml:space="preserve">e submit that </w:delText>
        </w:r>
      </w:del>
      <w:del w:id="193" w:author="Robertson, Greg" w:date="2019-04-22T09:11:00Z">
        <w:r w:rsidR="00492536" w:rsidDel="001018AF">
          <w:delText xml:space="preserve">the </w:delText>
        </w:r>
        <w:commentRangeStart w:id="194"/>
        <w:commentRangeStart w:id="195"/>
        <w:r w:rsidR="00492536" w:rsidDel="001018AF">
          <w:delText>dashboard</w:delText>
        </w:r>
      </w:del>
      <w:del w:id="196" w:author="Robertson, Greg" w:date="2019-04-22T09:13:00Z">
        <w:r w:rsidR="00492536" w:rsidDel="000328F2">
          <w:delText xml:space="preserve"> tool </w:delText>
        </w:r>
        <w:commentRangeEnd w:id="194"/>
        <w:r w:rsidR="00C62295" w:rsidDel="000328F2">
          <w:rPr>
            <w:rStyle w:val="CommentReference"/>
          </w:rPr>
          <w:commentReference w:id="194"/>
        </w:r>
      </w:del>
      <w:commentRangeEnd w:id="195"/>
      <w:r w:rsidR="000328F2">
        <w:rPr>
          <w:rStyle w:val="CommentReference"/>
        </w:rPr>
        <w:commentReference w:id="195"/>
      </w:r>
      <w:del w:id="198" w:author="Robertson, Greg" w:date="2019-04-22T09:11:00Z">
        <w:r w:rsidR="00492536" w:rsidDel="001018AF">
          <w:delText>is</w:delText>
        </w:r>
      </w:del>
      <w:del w:id="199" w:author="Robertson, Greg" w:date="2019-04-22T09:13:00Z">
        <w:r w:rsidR="00492536" w:rsidDel="000328F2">
          <w:delText xml:space="preserve"> an important step forward in transparent and reproducible science. Further, this tool makes stock assessments more accessible to stakeholders. Beyond stock assessments, interactive documents could be used for a more fulsome review of </w:delText>
        </w:r>
        <w:r w:rsidR="00492536" w:rsidDel="000328F2">
          <w:lastRenderedPageBreak/>
          <w:delText>manuscripts (i.e., reviewers can now assess claims like “we examined the residuals and found that the assumptions of the model were met”) in many fields.</w:delText>
        </w:r>
      </w:del>
    </w:p>
    <w:p w14:paraId="365291CB" w14:textId="77777777" w:rsidR="00E02B93" w:rsidRDefault="00492536">
      <w:pPr>
        <w:pStyle w:val="Heading1"/>
      </w:pPr>
      <w:bookmarkStart w:id="200" w:name="references"/>
      <w:r>
        <w:t>References</w:t>
      </w:r>
      <w:bookmarkEnd w:id="200"/>
    </w:p>
    <w:p w14:paraId="18AFF788" w14:textId="77777777" w:rsidR="00E02B93" w:rsidRDefault="00492536">
      <w:pPr>
        <w:pStyle w:val="Bibliography"/>
      </w:pPr>
      <w:bookmarkStart w:id="201" w:name="ref-allaire2017"/>
      <w:bookmarkStart w:id="202" w:name="refs"/>
      <w:r>
        <w:t xml:space="preserve">Allaire, JJ. 2017. </w:t>
      </w:r>
      <w:proofErr w:type="spellStart"/>
      <w:r>
        <w:rPr>
          <w:i/>
        </w:rPr>
        <w:t>Flexdashboard</w:t>
      </w:r>
      <w:proofErr w:type="spellEnd"/>
      <w:r>
        <w:rPr>
          <w:i/>
        </w:rPr>
        <w:t>: R Markdown Format for Flexible Dashboards</w:t>
      </w:r>
      <w:r>
        <w:t xml:space="preserve">. </w:t>
      </w:r>
      <w:hyperlink r:id="rId14">
        <w:r>
          <w:rPr>
            <w:rStyle w:val="Hyperlink"/>
          </w:rPr>
          <w:t>https://CRAN.R-project.org/package=flexdashboard</w:t>
        </w:r>
      </w:hyperlink>
      <w:r>
        <w:t>.</w:t>
      </w:r>
    </w:p>
    <w:p w14:paraId="31B7EDA1" w14:textId="77777777" w:rsidR="00E02B93" w:rsidRDefault="00492536">
      <w:pPr>
        <w:pStyle w:val="Bibliography"/>
      </w:pPr>
      <w:bookmarkStart w:id="203" w:name="ref-allaire2018"/>
      <w:bookmarkEnd w:id="201"/>
      <w:r>
        <w:t xml:space="preserve">Allaire, JJ, Jeffrey Horner, </w:t>
      </w:r>
      <w:proofErr w:type="spellStart"/>
      <w:r>
        <w:t>Yihui</w:t>
      </w:r>
      <w:proofErr w:type="spellEnd"/>
      <w:r>
        <w:t xml:space="preserve"> </w:t>
      </w:r>
      <w:proofErr w:type="spellStart"/>
      <w:r>
        <w:t>Xie</w:t>
      </w:r>
      <w:proofErr w:type="spellEnd"/>
      <w:r>
        <w:t xml:space="preserve">, </w:t>
      </w:r>
      <w:proofErr w:type="spellStart"/>
      <w:r>
        <w:t>Vicent</w:t>
      </w:r>
      <w:proofErr w:type="spellEnd"/>
      <w:r>
        <w:t xml:space="preserve"> Marti, and Natacha Porte. 2018. </w:t>
      </w:r>
      <w:r>
        <w:rPr>
          <w:i/>
        </w:rPr>
        <w:t>Markdown: ’Markdown’ Rendering for R</w:t>
      </w:r>
      <w:r>
        <w:t xml:space="preserve">. </w:t>
      </w:r>
      <w:hyperlink r:id="rId15">
        <w:r>
          <w:rPr>
            <w:rStyle w:val="Hyperlink"/>
          </w:rPr>
          <w:t>https://CRAN.R-project.org/package=markdown</w:t>
        </w:r>
      </w:hyperlink>
      <w:r>
        <w:t>.</w:t>
      </w:r>
    </w:p>
    <w:p w14:paraId="78240F6E" w14:textId="77777777" w:rsidR="00E02B93" w:rsidRDefault="00492536">
      <w:pPr>
        <w:pStyle w:val="Bibliography"/>
      </w:pPr>
      <w:bookmarkStart w:id="204" w:name="ref-banks2011"/>
      <w:bookmarkEnd w:id="203"/>
      <w:r>
        <w:t xml:space="preserve">Banks, David, and others. 2011. “Reproducible Research: A Range of Response.” </w:t>
      </w:r>
      <w:r>
        <w:rPr>
          <w:i/>
        </w:rPr>
        <w:t>Statistics, Politics, and Policy</w:t>
      </w:r>
      <w:r>
        <w:t xml:space="preserve"> 2 (1): 4.</w:t>
      </w:r>
    </w:p>
    <w:p w14:paraId="1A70D5EA" w14:textId="77777777" w:rsidR="00E02B93" w:rsidRDefault="00492536">
      <w:pPr>
        <w:pStyle w:val="Bibliography"/>
      </w:pPr>
      <w:bookmarkStart w:id="205" w:name="ref-cadigan2016"/>
      <w:bookmarkEnd w:id="204"/>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75CB3BA9" w14:textId="77777777" w:rsidR="00E02B93" w:rsidRDefault="00492536">
      <w:pPr>
        <w:pStyle w:val="Bibliography"/>
      </w:pPr>
      <w:bookmarkStart w:id="206" w:name="ref-chang2018b"/>
      <w:bookmarkEnd w:id="205"/>
      <w:r>
        <w:t xml:space="preserve">Chang, Winston, and Borges </w:t>
      </w:r>
      <w:proofErr w:type="spellStart"/>
      <w:r>
        <w:t>RibeiroBarbara</w:t>
      </w:r>
      <w:proofErr w:type="spellEnd"/>
      <w:r>
        <w:t xml:space="preserve">. 2018. </w:t>
      </w:r>
      <w:proofErr w:type="spellStart"/>
      <w:r>
        <w:rPr>
          <w:i/>
        </w:rPr>
        <w:t>Shinydashboard</w:t>
      </w:r>
      <w:proofErr w:type="spellEnd"/>
      <w:r>
        <w:rPr>
          <w:i/>
        </w:rPr>
        <w:t>: Create Dashboards with ’Shiny’</w:t>
      </w:r>
      <w:r>
        <w:t xml:space="preserve">. </w:t>
      </w:r>
      <w:hyperlink r:id="rId16">
        <w:r>
          <w:rPr>
            <w:rStyle w:val="Hyperlink"/>
          </w:rPr>
          <w:t>https://CRAN.R-project.org/package=shinydashboard</w:t>
        </w:r>
      </w:hyperlink>
      <w:r>
        <w:t>.</w:t>
      </w:r>
    </w:p>
    <w:p w14:paraId="10BCB171" w14:textId="77777777" w:rsidR="00E02B93" w:rsidRDefault="00492536">
      <w:pPr>
        <w:pStyle w:val="Bibliography"/>
      </w:pPr>
      <w:bookmarkStart w:id="207" w:name="ref-chang2018a"/>
      <w:bookmarkEnd w:id="206"/>
      <w:r>
        <w:t xml:space="preserve">Chang, Winston, Joe Cheng, JJ </w:t>
      </w:r>
      <w:proofErr w:type="spellStart"/>
      <w:r>
        <w:t>Allaire</w:t>
      </w:r>
      <w:proofErr w:type="spellEnd"/>
      <w:r>
        <w:t xml:space="preserve">, </w:t>
      </w:r>
      <w:proofErr w:type="spellStart"/>
      <w:r>
        <w:t>Yihui</w:t>
      </w:r>
      <w:proofErr w:type="spellEnd"/>
      <w:r>
        <w:t xml:space="preserve"> </w:t>
      </w:r>
      <w:proofErr w:type="spellStart"/>
      <w:r>
        <w:t>Xie</w:t>
      </w:r>
      <w:proofErr w:type="spellEnd"/>
      <w:r>
        <w:t xml:space="preserve">, and Jonathan McPherson. 2018. </w:t>
      </w:r>
      <w:r>
        <w:rPr>
          <w:i/>
        </w:rPr>
        <w:t>Shiny: Web Application Framework for R</w:t>
      </w:r>
      <w:r>
        <w:t xml:space="preserve">. </w:t>
      </w:r>
      <w:hyperlink r:id="rId17">
        <w:r>
          <w:rPr>
            <w:rStyle w:val="Hyperlink"/>
          </w:rPr>
          <w:t>https://CRAN.R-project.org/package=shiny</w:t>
        </w:r>
      </w:hyperlink>
      <w:r>
        <w:t>.</w:t>
      </w:r>
    </w:p>
    <w:p w14:paraId="31EFF705" w14:textId="77777777" w:rsidR="00E02B93" w:rsidRDefault="00492536">
      <w:pPr>
        <w:pStyle w:val="Bibliography"/>
      </w:pPr>
      <w:bookmarkStart w:id="208" w:name="ref-cheng2016"/>
      <w:bookmarkEnd w:id="207"/>
      <w:r>
        <w:t xml:space="preserve">Cheng, Joe. 2016. </w:t>
      </w:r>
      <w:r>
        <w:rPr>
          <w:i/>
        </w:rPr>
        <w:t>Crosstalk: Inter-Widget Interactivity for Html Widgets</w:t>
      </w:r>
      <w:r>
        <w:t xml:space="preserve">. </w:t>
      </w:r>
      <w:hyperlink r:id="rId18">
        <w:r>
          <w:rPr>
            <w:rStyle w:val="Hyperlink"/>
          </w:rPr>
          <w:t>https://CRAN.R-project.org/package=crosstalk</w:t>
        </w:r>
      </w:hyperlink>
      <w:r>
        <w:t>.</w:t>
      </w:r>
    </w:p>
    <w:p w14:paraId="5DE452C8" w14:textId="77777777" w:rsidR="00E02B93" w:rsidRDefault="00492536">
      <w:pPr>
        <w:pStyle w:val="Bibliography"/>
      </w:pPr>
      <w:bookmarkStart w:id="209" w:name="ref-cheng2018"/>
      <w:bookmarkEnd w:id="208"/>
      <w:r>
        <w:t xml:space="preserve">Cheng, Joe, </w:t>
      </w:r>
      <w:proofErr w:type="spellStart"/>
      <w:r>
        <w:t>Bhaskar</w:t>
      </w:r>
      <w:proofErr w:type="spellEnd"/>
      <w:r>
        <w:t xml:space="preserve"> </w:t>
      </w:r>
      <w:proofErr w:type="spellStart"/>
      <w:r>
        <w:t>Karambelkar</w:t>
      </w:r>
      <w:proofErr w:type="spellEnd"/>
      <w:r>
        <w:t xml:space="preserve">, and </w:t>
      </w:r>
      <w:proofErr w:type="spellStart"/>
      <w:r>
        <w:t>Yihui</w:t>
      </w:r>
      <w:proofErr w:type="spellEnd"/>
      <w:r>
        <w:t xml:space="preserve"> </w:t>
      </w:r>
      <w:proofErr w:type="spellStart"/>
      <w:r>
        <w:t>Xie</w:t>
      </w:r>
      <w:proofErr w:type="spellEnd"/>
      <w:r>
        <w:t xml:space="preserve">. 2018. </w:t>
      </w:r>
      <w:r>
        <w:rPr>
          <w:i/>
        </w:rPr>
        <w:t xml:space="preserve">Leaflet: Create Interactive Web Maps with the </w:t>
      </w:r>
      <w:proofErr w:type="spellStart"/>
      <w:r>
        <w:rPr>
          <w:i/>
        </w:rPr>
        <w:t>Javascript</w:t>
      </w:r>
      <w:proofErr w:type="spellEnd"/>
      <w:r>
        <w:rPr>
          <w:i/>
        </w:rPr>
        <w:t xml:space="preserve"> ’Leaflet’ Library</w:t>
      </w:r>
      <w:r>
        <w:t xml:space="preserve">. </w:t>
      </w:r>
      <w:hyperlink r:id="rId19">
        <w:r>
          <w:rPr>
            <w:rStyle w:val="Hyperlink"/>
          </w:rPr>
          <w:t>https://CRAN.R-project.org/package=leaflet</w:t>
        </w:r>
      </w:hyperlink>
      <w:r>
        <w:t>.</w:t>
      </w:r>
    </w:p>
    <w:p w14:paraId="1B48A5F0" w14:textId="46786B0E" w:rsidR="00E02B93" w:rsidRDefault="00492536">
      <w:pPr>
        <w:pStyle w:val="Bibliography"/>
      </w:pPr>
      <w:bookmarkStart w:id="210" w:name="ref-dwyer2019"/>
      <w:bookmarkEnd w:id="209"/>
      <w:r>
        <w:lastRenderedPageBreak/>
        <w:t xml:space="preserve">Dwyer, KS, J Brattey, N Cadigan, BP Healey, DW Ings, EM Lee, Maddock </w:t>
      </w:r>
      <w:proofErr w:type="spellStart"/>
      <w:r>
        <w:t>ParsonsD</w:t>
      </w:r>
      <w:proofErr w:type="spellEnd"/>
      <w:r>
        <w:t>, MJ Morgan,</w:t>
      </w:r>
      <w:r w:rsidR="00082C2A">
        <w:t xml:space="preserve"> PM Regular, and RM Rideout. 2019</w:t>
      </w:r>
      <w:r>
        <w:t>.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2019/</w:t>
      </w:r>
      <w:proofErr w:type="spellStart"/>
      <w:r>
        <w:t>nnn</w:t>
      </w:r>
      <w:proofErr w:type="spellEnd"/>
      <w:r>
        <w:t>: v + 126p.</w:t>
      </w:r>
    </w:p>
    <w:p w14:paraId="4D12B583" w14:textId="77777777" w:rsidR="00E02B93" w:rsidRDefault="00492536">
      <w:pPr>
        <w:pStyle w:val="Bibliography"/>
      </w:pPr>
      <w:bookmarkStart w:id="211" w:name="ref-fournier2012"/>
      <w:bookmarkEnd w:id="210"/>
      <w:r>
        <w:t xml:space="preserve">Fournier, David A, Hans J </w:t>
      </w:r>
      <w:proofErr w:type="spellStart"/>
      <w:r>
        <w:t>Skaug</w:t>
      </w:r>
      <w:proofErr w:type="spellEnd"/>
      <w:r>
        <w:t xml:space="preserve">, </w:t>
      </w:r>
      <w:proofErr w:type="spellStart"/>
      <w:r>
        <w:t>Johnoel</w:t>
      </w:r>
      <w:proofErr w:type="spellEnd"/>
      <w:r>
        <w:t xml:space="preserve"> Ancheta, James </w:t>
      </w:r>
      <w:proofErr w:type="spellStart"/>
      <w:r>
        <w:t>Ianelli</w:t>
      </w:r>
      <w:proofErr w:type="spellEnd"/>
      <w:r>
        <w:t xml:space="preserve">, </w:t>
      </w:r>
      <w:proofErr w:type="spellStart"/>
      <w:r>
        <w:t>Arni</w:t>
      </w:r>
      <w:proofErr w:type="spellEnd"/>
      <w:r>
        <w:t xml:space="preserve"> Magnusson, Mark N Maunder, Anders Nielsen, and John Sibert. 2012. “AD Model Builder: Using Automatic Differentiation for Statistical Inference of Highly Parameterized Complex Nonlinear Models.” </w:t>
      </w:r>
      <w:r>
        <w:rPr>
          <w:i/>
        </w:rPr>
        <w:t>Optimization Methods and Software</w:t>
      </w:r>
      <w:r>
        <w:t xml:space="preserve"> 27 (2): 233–49.</w:t>
      </w:r>
    </w:p>
    <w:p w14:paraId="61CA4DCF" w14:textId="3F9AE934" w:rsidR="00E02B93" w:rsidRDefault="00492536">
      <w:pPr>
        <w:pStyle w:val="Bibliography"/>
      </w:pPr>
      <w:bookmarkStart w:id="212" w:name="ref-gelman2014"/>
      <w:bookmarkEnd w:id="211"/>
      <w:r>
        <w:t xml:space="preserve">Gelman, Andrew, and Eric </w:t>
      </w:r>
      <w:proofErr w:type="spellStart"/>
      <w:r>
        <w:t>Loken</w:t>
      </w:r>
      <w:proofErr w:type="spellEnd"/>
      <w:r>
        <w:t xml:space="preserve">. 2014. “The Statistical Crisis in Science.” </w:t>
      </w:r>
      <w:r>
        <w:rPr>
          <w:i/>
        </w:rPr>
        <w:t>American Scientist</w:t>
      </w:r>
      <w:r>
        <w:t xml:space="preserve"> 102 (November): 460. </w:t>
      </w:r>
      <w:hyperlink r:id="rId20">
        <w:r>
          <w:rPr>
            <w:rStyle w:val="Hyperlink"/>
          </w:rPr>
          <w:t>https://doi.org/10.1511/2014.111.460</w:t>
        </w:r>
      </w:hyperlink>
      <w:r>
        <w:t>.</w:t>
      </w:r>
    </w:p>
    <w:p w14:paraId="2917FBA2" w14:textId="6AF9C934" w:rsidR="00E02B93" w:rsidRDefault="00492536">
      <w:pPr>
        <w:pStyle w:val="Bibliography"/>
      </w:pPr>
      <w:bookmarkStart w:id="213" w:name="ref-kristensen2015"/>
      <w:bookmarkEnd w:id="212"/>
      <w:r>
        <w:t xml:space="preserve">Kristensen, Kasper, Anders Nielsen, Casper Berg, Hans </w:t>
      </w:r>
      <w:proofErr w:type="spellStart"/>
      <w:r>
        <w:t>Skaug</w:t>
      </w:r>
      <w:proofErr w:type="spellEnd"/>
      <w:r>
        <w:t xml:space="preserve">, and Bradley Bell. 2016. “TMB: Automatic Differentiation and Laplace Approximation.” </w:t>
      </w:r>
      <w:r>
        <w:rPr>
          <w:i/>
        </w:rPr>
        <w:t>Journal of Statistical Software</w:t>
      </w:r>
      <w:r>
        <w:t xml:space="preserve"> 70 (5): 1–21. </w:t>
      </w:r>
      <w:hyperlink r:id="rId21">
        <w:r>
          <w:rPr>
            <w:rStyle w:val="Hyperlink"/>
          </w:rPr>
          <w:t>https://doi.org/10.18637/jss.v070.i05</w:t>
        </w:r>
      </w:hyperlink>
      <w:r>
        <w:t>.</w:t>
      </w:r>
    </w:p>
    <w:p w14:paraId="181D2BE1" w14:textId="77777777" w:rsidR="00E02B93" w:rsidRDefault="00492536">
      <w:pPr>
        <w:pStyle w:val="Bibliography"/>
      </w:pPr>
      <w:bookmarkStart w:id="214" w:name="ref-lewis2018"/>
      <w:bookmarkEnd w:id="213"/>
      <w:r>
        <w:t xml:space="preserve">Lewis, Keith P, Vander </w:t>
      </w:r>
      <w:proofErr w:type="spellStart"/>
      <w:r>
        <w:t>WalEric</w:t>
      </w:r>
      <w:proofErr w:type="spellEnd"/>
      <w:r>
        <w:t xml:space="preserve">, and David A Fifield. 2018. “Wildlife Biology, Big Data, and Reproducible Research.” </w:t>
      </w:r>
      <w:r>
        <w:rPr>
          <w:i/>
        </w:rPr>
        <w:t>Wildlife Society Bulletin</w:t>
      </w:r>
      <w:r>
        <w:t xml:space="preserve"> 42 (1): 172–79.</w:t>
      </w:r>
    </w:p>
    <w:p w14:paraId="322908CB" w14:textId="77777777" w:rsidR="00E02B93" w:rsidRDefault="00492536">
      <w:pPr>
        <w:pStyle w:val="Bibliography"/>
      </w:pPr>
      <w:bookmarkStart w:id="215" w:name="ref-link1999"/>
      <w:bookmarkEnd w:id="214"/>
      <w:r>
        <w:t xml:space="preserve">Link, William A. 1999. “Modeling Pattern in Collections of Parameters.” </w:t>
      </w:r>
      <w:r>
        <w:rPr>
          <w:i/>
        </w:rPr>
        <w:t>The Journal of Wildlife Management</w:t>
      </w:r>
      <w:r>
        <w:t>, 1017–27.</w:t>
      </w:r>
    </w:p>
    <w:p w14:paraId="6B43141B" w14:textId="77777777" w:rsidR="00E02B93" w:rsidRDefault="00492536">
      <w:pPr>
        <w:pStyle w:val="Bibliography"/>
      </w:pPr>
      <w:bookmarkStart w:id="216" w:name="ref-maunder2013"/>
      <w:bookmarkEnd w:id="215"/>
      <w:r>
        <w:t xml:space="preserve">Maunder, Mark N, and André E Punt. 2013. “A Review of Integrated Analysis in Fisheries Stock Assessment.” </w:t>
      </w:r>
      <w:r>
        <w:rPr>
          <w:i/>
        </w:rPr>
        <w:t>Fisheries Research</w:t>
      </w:r>
      <w:r>
        <w:t xml:space="preserve"> 142: 61–74.</w:t>
      </w:r>
    </w:p>
    <w:p w14:paraId="07675123" w14:textId="77777777" w:rsidR="00E02B93" w:rsidRDefault="00492536">
      <w:pPr>
        <w:pStyle w:val="Bibliography"/>
      </w:pPr>
      <w:bookmarkStart w:id="217" w:name="ref-plummer2003"/>
      <w:bookmarkEnd w:id="216"/>
      <w:r>
        <w:lastRenderedPageBreak/>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p>
    <w:p w14:paraId="21A072F9" w14:textId="77777777" w:rsidR="00E02B93" w:rsidRDefault="00492536">
      <w:pPr>
        <w:pStyle w:val="Bibliography"/>
      </w:pPr>
      <w:bookmarkStart w:id="218" w:name="ref-R"/>
      <w:bookmarkEnd w:id="217"/>
      <w:r>
        <w:t xml:space="preserve">R Core Team. 2017. </w:t>
      </w:r>
      <w:r>
        <w:rPr>
          <w:i/>
        </w:rPr>
        <w:t>R: A Language and Environment for Statistical Computing</w:t>
      </w:r>
      <w:r>
        <w:t xml:space="preserve">. Vienna, Austria: R Foundation for Statistical Computing. </w:t>
      </w:r>
      <w:hyperlink r:id="rId22">
        <w:r>
          <w:rPr>
            <w:rStyle w:val="Hyperlink"/>
          </w:rPr>
          <w:t>https://www.R-project.org/</w:t>
        </w:r>
      </w:hyperlink>
      <w:r>
        <w:t>.</w:t>
      </w:r>
    </w:p>
    <w:p w14:paraId="23678A55" w14:textId="77777777" w:rsidR="00E02B93" w:rsidRDefault="00492536">
      <w:pPr>
        <w:pStyle w:val="Bibliography"/>
      </w:pPr>
      <w:bookmarkStart w:id="219" w:name="ref-Rstudio"/>
      <w:bookmarkEnd w:id="218"/>
      <w:r>
        <w:t xml:space="preserve">RStudio Team. 2015. </w:t>
      </w:r>
      <w:r>
        <w:rPr>
          <w:i/>
        </w:rPr>
        <w:t>RStudio: Integrated Development Environment for R</w:t>
      </w:r>
      <w:r>
        <w:t xml:space="preserve">. Boston, MA: RStudio, Inc. </w:t>
      </w:r>
      <w:hyperlink r:id="rId23">
        <w:r>
          <w:rPr>
            <w:rStyle w:val="Hyperlink"/>
          </w:rPr>
          <w:t>http://www.rstudio.com/</w:t>
        </w:r>
      </w:hyperlink>
      <w:r>
        <w:t>.</w:t>
      </w:r>
    </w:p>
    <w:p w14:paraId="5632AA7B" w14:textId="77777777" w:rsidR="00E02B93" w:rsidRDefault="00492536">
      <w:pPr>
        <w:pStyle w:val="Bibliography"/>
      </w:pPr>
      <w:bookmarkStart w:id="220" w:name="ref-sievert2018"/>
      <w:bookmarkEnd w:id="219"/>
      <w:r>
        <w:t xml:space="preserve">Sievert, Carson. 2018. </w:t>
      </w:r>
      <w:proofErr w:type="spellStart"/>
      <w:r>
        <w:rPr>
          <w:i/>
        </w:rPr>
        <w:t>Plotly</w:t>
      </w:r>
      <w:proofErr w:type="spellEnd"/>
      <w:r>
        <w:rPr>
          <w:i/>
        </w:rPr>
        <w:t xml:space="preserve"> for R</w:t>
      </w:r>
      <w:r>
        <w:t xml:space="preserve">. </w:t>
      </w:r>
      <w:hyperlink r:id="rId24">
        <w:r>
          <w:rPr>
            <w:rStyle w:val="Hyperlink"/>
          </w:rPr>
          <w:t>https://plotly-book.cpsievert.me</w:t>
        </w:r>
      </w:hyperlink>
      <w:r>
        <w:t>.</w:t>
      </w:r>
    </w:p>
    <w:p w14:paraId="70C31516" w14:textId="77777777" w:rsidR="00E02B93" w:rsidRDefault="00492536">
      <w:pPr>
        <w:pStyle w:val="Bibliography"/>
      </w:pPr>
      <w:bookmarkStart w:id="221" w:name="ref-taggart1995"/>
      <w:bookmarkEnd w:id="220"/>
      <w:r>
        <w:t xml:space="preserve">Taggart, CT, P Penney, N Barrowman, and C George. 1995. “The 1954-1993 Newfoundland Cod Tagging Database: Statistical Summaries and Spatial-Temporal Dynamics.” </w:t>
      </w:r>
      <w:r>
        <w:rPr>
          <w:i/>
        </w:rPr>
        <w:t>Canadian Technical Report of Fisheries and Aquatic Sciences</w:t>
      </w:r>
      <w:r>
        <w:t xml:space="preserve"> 2042.</w:t>
      </w:r>
      <w:bookmarkEnd w:id="202"/>
      <w:bookmarkEnd w:id="221"/>
    </w:p>
    <w:sectPr w:rsidR="00E02B93" w:rsidSect="003654C6">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Keith Lewis" w:date="2019-04-19T11:13:00Z" w:initials="KL">
    <w:p w14:paraId="544D1ACF" w14:textId="70CC56BD" w:rsidR="0003421F" w:rsidRDefault="0003421F">
      <w:pPr>
        <w:pStyle w:val="CommentText"/>
      </w:pPr>
      <w:r>
        <w:rPr>
          <w:rStyle w:val="CommentReference"/>
        </w:rPr>
        <w:annotationRef/>
      </w:r>
      <w:r>
        <w:t xml:space="preserve">Not sure if this is redundant or not but the sentence feels like its lacking </w:t>
      </w:r>
      <w:proofErr w:type="spellStart"/>
      <w:r>
        <w:t>somehting</w:t>
      </w:r>
      <w:proofErr w:type="spellEnd"/>
    </w:p>
  </w:comment>
  <w:comment w:id="18" w:author="Robertson, Greg" w:date="2019-04-22T07:56:00Z" w:initials="RG">
    <w:p w14:paraId="1D76857F" w14:textId="7A1A508F" w:rsidR="006C26BF" w:rsidRDefault="006C26BF">
      <w:pPr>
        <w:pStyle w:val="CommentText"/>
      </w:pPr>
      <w:r>
        <w:rPr>
          <w:rStyle w:val="CommentReference"/>
        </w:rPr>
        <w:annotationRef/>
      </w:r>
      <w:r>
        <w:t>I see what you are saying Keith, its meant to introduce the old way of presenting this info and bridge to the next sentence. But does not say much on its own.</w:t>
      </w:r>
    </w:p>
    <w:p w14:paraId="54C0EC94" w14:textId="77777777" w:rsidR="006C26BF" w:rsidRDefault="006C26BF">
      <w:pPr>
        <w:pStyle w:val="CommentText"/>
      </w:pPr>
    </w:p>
    <w:p w14:paraId="68F5C420" w14:textId="62BD387E" w:rsidR="006C26BF" w:rsidRDefault="006C26BF">
      <w:pPr>
        <w:pStyle w:val="CommentText"/>
      </w:pPr>
      <w:r>
        <w:t xml:space="preserve"> The clause about complex stats is only part </w:t>
      </w:r>
      <w:r w:rsidR="00FD276C">
        <w:t xml:space="preserve">of </w:t>
      </w:r>
      <w:r>
        <w:t>it, even the raw data can use these tools (e.g. tagging map and the stuff Bob did for the survey and 3Ps).</w:t>
      </w:r>
    </w:p>
  </w:comment>
  <w:comment w:id="43" w:author="Robertson, Greg" w:date="2019-04-22T08:07:00Z" w:initials="RG">
    <w:p w14:paraId="3F07CB1A" w14:textId="0194EAD1" w:rsidR="00FD276C" w:rsidRDefault="00FD276C">
      <w:pPr>
        <w:pStyle w:val="CommentText"/>
      </w:pPr>
      <w:r>
        <w:rPr>
          <w:rStyle w:val="CommentReference"/>
        </w:rPr>
        <w:annotationRef/>
      </w:r>
      <w:r>
        <w:t xml:space="preserve">“Knowing the data” sounds a bit colloquial, although in this context something mildly colloquial does fit. “Understanding the data” is probably better grammatically – but does not have quite the same ring to it. </w:t>
      </w:r>
    </w:p>
    <w:p w14:paraId="34D9094C" w14:textId="19AAC170" w:rsidR="00FD276C" w:rsidRDefault="00FD276C">
      <w:pPr>
        <w:pStyle w:val="CommentText"/>
      </w:pPr>
    </w:p>
    <w:p w14:paraId="46CBB6E9" w14:textId="70A70100" w:rsidR="00FD276C" w:rsidRDefault="00FD276C">
      <w:pPr>
        <w:pStyle w:val="CommentText"/>
      </w:pPr>
      <w:r>
        <w:t>I don’t have a strong opinion either way, just flagging it.</w:t>
      </w:r>
    </w:p>
  </w:comment>
  <w:comment w:id="36" w:author="Robertson, Greg" w:date="2019-03-18T12:26:00Z" w:initials="RG">
    <w:p w14:paraId="6707E1BE" w14:textId="77777777" w:rsidR="0003421F" w:rsidRDefault="0003421F">
      <w:pPr>
        <w:pStyle w:val="CommentText"/>
      </w:pPr>
      <w:r>
        <w:rPr>
          <w:rStyle w:val="CommentReference"/>
        </w:rPr>
        <w:annotationRef/>
      </w:r>
      <w:r>
        <w:t>Does this 2-step approach have a source in fisheries world?</w:t>
      </w:r>
    </w:p>
  </w:comment>
  <w:comment w:id="37" w:author="Regular, Paul" w:date="2019-04-09T15:47:00Z" w:initials="RP">
    <w:p w14:paraId="346C16AF" w14:textId="77777777" w:rsidR="0003421F" w:rsidRDefault="0003421F">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38" w:author="Keith Lewis" w:date="2019-04-19T11:15:00Z" w:initials="KL">
    <w:p w14:paraId="567DB0B8" w14:textId="1E50ED79" w:rsidR="00FD276C" w:rsidRDefault="0003421F">
      <w:pPr>
        <w:pStyle w:val="CommentText"/>
      </w:pPr>
      <w:r>
        <w:rPr>
          <w:rStyle w:val="CommentReference"/>
        </w:rPr>
        <w:annotationRef/>
      </w:r>
      <w:r>
        <w:t>Perhaps check with Joanne to see if this is reasonable – I assume it is.</w:t>
      </w:r>
    </w:p>
  </w:comment>
  <w:comment w:id="39" w:author="Robertson, Greg" w:date="2019-04-22T08:04:00Z" w:initials="RG">
    <w:p w14:paraId="6B534E10" w14:textId="3BA3892E" w:rsidR="00FD276C" w:rsidRDefault="00FD276C">
      <w:pPr>
        <w:pStyle w:val="CommentText"/>
      </w:pPr>
      <w:r>
        <w:rPr>
          <w:rStyle w:val="CommentReference"/>
        </w:rPr>
        <w:annotationRef/>
      </w:r>
      <w:r>
        <w:t xml:space="preserve">It does make sense, I just dropped the ‘the’ as one could come up all sorts of steps = data collection for example. </w:t>
      </w:r>
    </w:p>
  </w:comment>
  <w:comment w:id="56" w:author="Robertson, Greg" w:date="2019-04-22T08:14:00Z" w:initials="RG">
    <w:p w14:paraId="148A9064" w14:textId="4F18E3E7" w:rsidR="00516A36" w:rsidRDefault="00516A36">
      <w:pPr>
        <w:pStyle w:val="CommentText"/>
      </w:pPr>
      <w:r>
        <w:rPr>
          <w:rStyle w:val="CommentReference"/>
        </w:rPr>
        <w:annotationRef/>
      </w:r>
      <w:r>
        <w:t>Often is used in the next sentence.</w:t>
      </w:r>
    </w:p>
  </w:comment>
  <w:comment w:id="59" w:author="Keith Lewis" w:date="2019-04-19T11:20:00Z" w:initials="KL">
    <w:p w14:paraId="654DD33E" w14:textId="0A218D87" w:rsidR="0003421F" w:rsidRDefault="0003421F">
      <w:pPr>
        <w:pStyle w:val="CommentText"/>
      </w:pPr>
      <w:r>
        <w:rPr>
          <w:rStyle w:val="CommentReference"/>
        </w:rPr>
        <w:annotationRef/>
      </w:r>
      <w:r>
        <w:t>Is the “and” appropriate here?  Or will a dash do?</w:t>
      </w:r>
    </w:p>
  </w:comment>
  <w:comment w:id="60" w:author="Robertson, Greg" w:date="2019-04-22T08:12:00Z" w:initials="RG">
    <w:p w14:paraId="51F56C99" w14:textId="305CE242" w:rsidR="00BB434B" w:rsidRDefault="00BB434B">
      <w:pPr>
        <w:pStyle w:val="CommentText"/>
      </w:pPr>
      <w:r>
        <w:rPr>
          <w:rStyle w:val="CommentReference"/>
        </w:rPr>
        <w:annotationRef/>
      </w:r>
      <w:r>
        <w:t>It’s generally hyphenated in the literature, but mark and recapture is probably better English.</w:t>
      </w:r>
    </w:p>
  </w:comment>
  <w:comment w:id="61" w:author="Keith Lewis" w:date="2019-04-19T11:21:00Z" w:initials="KL">
    <w:p w14:paraId="634FA2F8" w14:textId="0D34D7A5" w:rsidR="0003421F" w:rsidRDefault="0003421F">
      <w:pPr>
        <w:pStyle w:val="CommentText"/>
      </w:pPr>
      <w:r>
        <w:rPr>
          <w:rStyle w:val="CommentReference"/>
        </w:rPr>
        <w:annotationRef/>
      </w:r>
      <w:r>
        <w:t>Does this need to be defined?  I’m not 100% sure what you mean here.</w:t>
      </w:r>
    </w:p>
  </w:comment>
  <w:comment w:id="62" w:author="Robertson, Greg" w:date="2019-04-22T08:15:00Z" w:initials="RG">
    <w:p w14:paraId="2B670D51" w14:textId="47534E5B" w:rsidR="00516A36" w:rsidRDefault="00516A36">
      <w:pPr>
        <w:pStyle w:val="CommentText"/>
      </w:pPr>
      <w:r>
        <w:rPr>
          <w:rStyle w:val="CommentReference"/>
        </w:rPr>
        <w:annotationRef/>
      </w:r>
      <w:r>
        <w:t>I would read this inferring they are relational at some level – so not easily flattened. I’m OK with multidimensional, but maybe ‘complex’ is simpler and says the same thing.</w:t>
      </w:r>
    </w:p>
  </w:comment>
  <w:comment w:id="69" w:author="Keith Lewis" w:date="2019-04-19T11:24:00Z" w:initials="KL">
    <w:p w14:paraId="13AF6480" w14:textId="77777777" w:rsidR="0003421F" w:rsidRDefault="0003421F">
      <w:pPr>
        <w:pStyle w:val="CommentText"/>
      </w:pPr>
      <w:r>
        <w:rPr>
          <w:rStyle w:val="CommentReference"/>
        </w:rPr>
        <w:annotationRef/>
      </w:r>
      <w:r>
        <w:t xml:space="preserve">This is all good. </w:t>
      </w:r>
    </w:p>
    <w:p w14:paraId="625FB695" w14:textId="59C857BA" w:rsidR="0003421F" w:rsidRDefault="0003421F">
      <w:pPr>
        <w:pStyle w:val="CommentText"/>
      </w:pPr>
      <w:r>
        <w:t>Do we need the history, i.e., “as the application develope</w:t>
      </w:r>
      <w:r w:rsidR="00195DE5">
        <w:t>d</w:t>
      </w:r>
      <w:r>
        <w:t>”</w:t>
      </w:r>
    </w:p>
    <w:p w14:paraId="372C7769" w14:textId="77FF5FE1" w:rsidR="0003421F" w:rsidRDefault="0003421F">
      <w:pPr>
        <w:pStyle w:val="CommentText"/>
      </w:pPr>
      <w:r>
        <w:t>Do we need to define shiny app and shiny dashboard???</w:t>
      </w:r>
    </w:p>
  </w:comment>
  <w:comment w:id="70" w:author="Robertson, Greg" w:date="2019-04-22T08:20:00Z" w:initials="RG">
    <w:p w14:paraId="754412AA" w14:textId="5230884A" w:rsidR="0067557E" w:rsidRDefault="00516A36">
      <w:pPr>
        <w:pStyle w:val="CommentText"/>
      </w:pPr>
      <w:r>
        <w:rPr>
          <w:rStyle w:val="CommentReference"/>
        </w:rPr>
        <w:annotationRef/>
      </w:r>
      <w:r>
        <w:t xml:space="preserve">Good question Keith, what do you think Paul? This little bit of history indicates that app development can be a process of increasing complexity and </w:t>
      </w:r>
      <w:r w:rsidR="0067557E">
        <w:t xml:space="preserve">interactivity, but you can start simple. Part of it is simply me, and that I’m not 100% happy with it just yet, so it’s a work in progress – whether the reader cares is a good question. </w:t>
      </w:r>
    </w:p>
  </w:comment>
  <w:comment w:id="73" w:author="Keith Lewis" w:date="2019-04-19T11:25:00Z" w:initials="KL">
    <w:p w14:paraId="5EBCDFBE" w14:textId="3179F465" w:rsidR="0003421F" w:rsidRDefault="0003421F">
      <w:pPr>
        <w:pStyle w:val="CommentText"/>
      </w:pPr>
      <w:r>
        <w:rPr>
          <w:rStyle w:val="CommentReference"/>
        </w:rPr>
        <w:annotationRef/>
      </w:r>
      <w:r>
        <w:t>Do we need an example of what these summaries are beyond what is in the figure caption??</w:t>
      </w:r>
    </w:p>
  </w:comment>
  <w:comment w:id="74" w:author="Robertson, Greg" w:date="2019-04-22T08:24:00Z" w:initials="RG">
    <w:p w14:paraId="74EFB580" w14:textId="3F5D5B5F" w:rsidR="0067557E" w:rsidRDefault="0067557E">
      <w:pPr>
        <w:pStyle w:val="CommentText"/>
      </w:pPr>
      <w:r>
        <w:rPr>
          <w:rStyle w:val="CommentReference"/>
        </w:rPr>
        <w:annotationRef/>
      </w:r>
      <w:r>
        <w:t xml:space="preserve">As above, I’m still working on it, so adding things all the time. The developer can summarize whatever they like, so not sure we need to list what I did. It’s bit different from Paul’s work with the </w:t>
      </w:r>
      <w:proofErr w:type="spellStart"/>
      <w:r>
        <w:t>flexdashboard</w:t>
      </w:r>
      <w:proofErr w:type="spellEnd"/>
      <w:r>
        <w:t>, he’s got a pretty clean and tested product, I’m still mucking around…</w:t>
      </w:r>
    </w:p>
  </w:comment>
  <w:comment w:id="80" w:author="Robertson, Greg" w:date="2019-03-18T14:16:00Z" w:initials="RG">
    <w:p w14:paraId="33480091" w14:textId="77777777" w:rsidR="0003421F" w:rsidRDefault="0003421F">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81" w:author="Regular, Paul" w:date="2019-04-10T12:22:00Z" w:initials="RP">
    <w:p w14:paraId="2F0E27F5" w14:textId="0B9897FA" w:rsidR="0003421F" w:rsidRDefault="0003421F">
      <w:pPr>
        <w:pStyle w:val="CommentText"/>
      </w:pPr>
      <w:r>
        <w:rPr>
          <w:rStyle w:val="CommentReference"/>
        </w:rPr>
        <w:annotationRef/>
      </w:r>
      <w:r>
        <w:t>You’re probably right; Maunder and Punt is a review of integrated stock assessment models. Guess I wanted to provide a little detail on the tools used to construct these models for context.</w:t>
      </w:r>
    </w:p>
  </w:comment>
  <w:comment w:id="82" w:author="Keith Lewis" w:date="2019-04-19T11:28:00Z" w:initials="KL">
    <w:p w14:paraId="0FFFEAE8" w14:textId="12987B02" w:rsidR="0003421F" w:rsidRDefault="0003421F">
      <w:pPr>
        <w:pStyle w:val="CommentText"/>
      </w:pPr>
      <w:r>
        <w:rPr>
          <w:rStyle w:val="CommentReference"/>
        </w:rPr>
        <w:annotationRef/>
      </w:r>
      <w:r>
        <w:t>I like the idea of citing Maunder and Punt but I think that this sets things up well.  Perhaps just add the reference???</w:t>
      </w:r>
    </w:p>
  </w:comment>
  <w:comment w:id="83" w:author="Keith Lewis" w:date="2019-04-19T11:29:00Z" w:initials="KL">
    <w:p w14:paraId="14A9D8EA" w14:textId="77777777" w:rsidR="0003421F" w:rsidRDefault="0003421F">
      <w:pPr>
        <w:pStyle w:val="CommentText"/>
      </w:pPr>
      <w:r>
        <w:rPr>
          <w:rStyle w:val="CommentReference"/>
        </w:rPr>
        <w:annotationRef/>
      </w:r>
      <w:r>
        <w:t>These are both true statements but I don’t think that they follow each other very well.</w:t>
      </w:r>
    </w:p>
    <w:p w14:paraId="2DB2F853" w14:textId="77777777" w:rsidR="0003421F" w:rsidRDefault="0003421F">
      <w:pPr>
        <w:pStyle w:val="CommentText"/>
      </w:pPr>
    </w:p>
    <w:p w14:paraId="00B50B82" w14:textId="66FF6415" w:rsidR="0003421F" w:rsidRDefault="0003421F">
      <w:pPr>
        <w:pStyle w:val="CommentText"/>
      </w:pPr>
      <w:r>
        <w:t xml:space="preserve">Suggest adding a sentence about the challenges of visualization.  Or perhaps, just start the last sentence with “In addition, challenges associated with visualizing complex </w:t>
      </w:r>
      <w:r w:rsidR="00195DE5">
        <w:t>statistical</w:t>
      </w:r>
      <w:r>
        <w:t xml:space="preserve"> outputs can be </w:t>
      </w:r>
      <w:r w:rsidR="00195DE5">
        <w:t>ameliorated</w:t>
      </w:r>
      <w:r>
        <w:t xml:space="preserve"> by…..”  If choosing this option, may need to make two sentences.</w:t>
      </w:r>
    </w:p>
  </w:comment>
  <w:comment w:id="84" w:author="Keith Lewis" w:date="2019-04-19T11:32:00Z" w:initials="KL">
    <w:p w14:paraId="6BC3528D" w14:textId="77A603D2" w:rsidR="0003421F" w:rsidRDefault="0003421F">
      <w:pPr>
        <w:pStyle w:val="CommentText"/>
      </w:pPr>
      <w:r>
        <w:rPr>
          <w:rStyle w:val="CommentReference"/>
        </w:rPr>
        <w:annotationRef/>
      </w:r>
      <w:r>
        <w:t>Can this be expanded?  Canada, North America, the world????</w:t>
      </w:r>
    </w:p>
  </w:comment>
  <w:comment w:id="85" w:author="Robertson, Greg" w:date="2019-04-22T08:34:00Z" w:initials="RG">
    <w:p w14:paraId="038182C6" w14:textId="6B67131A" w:rsidR="00A413B3" w:rsidRDefault="00A413B3">
      <w:pPr>
        <w:pStyle w:val="CommentText"/>
      </w:pPr>
      <w:r>
        <w:rPr>
          <w:rStyle w:val="CommentReference"/>
        </w:rPr>
        <w:annotationRef/>
      </w:r>
      <w:r>
        <w:t xml:space="preserve">Canada, maybe, but I would not go further than that. The US, Northern Europe and probably other places are much further ahead. </w:t>
      </w:r>
    </w:p>
  </w:comment>
  <w:comment w:id="87" w:author="Keith Lewis" w:date="2019-04-19T11:35:00Z" w:initials="KL">
    <w:p w14:paraId="655E8046" w14:textId="44453191" w:rsidR="0003421F" w:rsidRDefault="0003421F">
      <w:pPr>
        <w:pStyle w:val="CommentText"/>
      </w:pPr>
      <w:r>
        <w:rPr>
          <w:rStyle w:val="CommentReference"/>
        </w:rPr>
        <w:annotationRef/>
      </w:r>
      <w:r>
        <w:t>Suggest we need a reference here – perhaps Dwyer et al. 2018??</w:t>
      </w:r>
    </w:p>
  </w:comment>
  <w:comment w:id="104" w:author="Keith Lewis" w:date="2019-04-19T11:33:00Z" w:initials="KL">
    <w:p w14:paraId="1FBC7F0A" w14:textId="69CE7424" w:rsidR="0003421F" w:rsidRDefault="0003421F">
      <w:pPr>
        <w:pStyle w:val="CommentText"/>
      </w:pPr>
      <w:r>
        <w:rPr>
          <w:rStyle w:val="CommentReference"/>
        </w:rPr>
        <w:annotationRef/>
      </w:r>
      <w:r>
        <w:t xml:space="preserve">Perhaps a third point on </w:t>
      </w:r>
      <w:r w:rsidR="00195DE5">
        <w:t xml:space="preserve">the utility of the dashboard for data and results </w:t>
      </w:r>
      <w:r>
        <w:t>exploration???</w:t>
      </w:r>
    </w:p>
  </w:comment>
  <w:comment w:id="107" w:author="Robertson, Greg" w:date="2019-04-22T08:46:00Z" w:initials="RG">
    <w:p w14:paraId="45BB4AF1" w14:textId="20A4CD5D" w:rsidR="009663E7" w:rsidRDefault="009663E7">
      <w:pPr>
        <w:pStyle w:val="CommentText"/>
      </w:pPr>
      <w:r>
        <w:rPr>
          <w:rStyle w:val="CommentReference"/>
        </w:rPr>
        <w:annotationRef/>
      </w:r>
      <w:r>
        <w:t xml:space="preserve">This circles back on a comment Keith makes early about describing shiny and </w:t>
      </w:r>
      <w:proofErr w:type="spellStart"/>
      <w:r>
        <w:t>shinydashboard</w:t>
      </w:r>
      <w:proofErr w:type="spellEnd"/>
      <w:r>
        <w:t>. Now we see the definition of a dashboard. I’m OK with this order, only because this is not a technical paper, so we’re skimming the surface and just getting people to think about taking this approach.</w:t>
      </w:r>
    </w:p>
  </w:comment>
  <w:comment w:id="112" w:author="Keith Lewis" w:date="2019-04-19T12:53:00Z" w:initials="KL">
    <w:p w14:paraId="0A2A7C62" w14:textId="77777777" w:rsidR="00195DE5" w:rsidRDefault="00195DE5" w:rsidP="00195DE5">
      <w:pPr>
        <w:pStyle w:val="CommentText"/>
      </w:pPr>
      <w:r>
        <w:rPr>
          <w:rStyle w:val="CommentReference"/>
        </w:rPr>
        <w:annotationRef/>
      </w:r>
      <w:r>
        <w:t>I really like the ability to turn on an off things like age in figures where trends for 10+ levels of a factor are shown.</w:t>
      </w:r>
    </w:p>
    <w:p w14:paraId="215B29A7" w14:textId="604BC382" w:rsidR="00195DE5" w:rsidRDefault="00195DE5">
      <w:pPr>
        <w:pStyle w:val="CommentText"/>
      </w:pPr>
      <w:r>
        <w:t>Perhaps  this could be another example??</w:t>
      </w:r>
    </w:p>
  </w:comment>
  <w:comment w:id="113" w:author="Keith Lewis" w:date="2019-04-19T11:38:00Z" w:initials="KL">
    <w:p w14:paraId="7771CA0E" w14:textId="641004B9" w:rsidR="0003421F" w:rsidRDefault="0003421F">
      <w:pPr>
        <w:pStyle w:val="CommentText"/>
      </w:pPr>
      <w:r>
        <w:rPr>
          <w:rStyle w:val="CommentReference"/>
        </w:rPr>
        <w:annotationRef/>
      </w:r>
      <w:r>
        <w:t>Unclear on what you mean here.</w:t>
      </w:r>
    </w:p>
  </w:comment>
  <w:comment w:id="116" w:author="Robertson, Greg" w:date="2019-04-22T08:54:00Z" w:initials="RG">
    <w:p w14:paraId="625BD9C9" w14:textId="5E5056CD" w:rsidR="003F4CFA" w:rsidRDefault="003F4CFA">
      <w:pPr>
        <w:pStyle w:val="CommentText"/>
      </w:pPr>
      <w:r>
        <w:rPr>
          <w:rStyle w:val="CommentReference"/>
        </w:rPr>
        <w:annotationRef/>
      </w:r>
      <w:r>
        <w:t>3 “as” in the sentence. This sentence has 3 clauses, but I can’t think of anything better.</w:t>
      </w:r>
    </w:p>
  </w:comment>
  <w:comment w:id="123" w:author="Robertson, Greg" w:date="2019-04-22T08:55:00Z" w:initials="RG">
    <w:p w14:paraId="23D53BDC" w14:textId="2A3392BF" w:rsidR="003F4CFA" w:rsidRDefault="003F4CFA">
      <w:pPr>
        <w:pStyle w:val="CommentText"/>
      </w:pPr>
      <w:r>
        <w:rPr>
          <w:rStyle w:val="CommentReference"/>
        </w:rPr>
        <w:annotationRef/>
      </w:r>
      <w:r>
        <w:t>Needed? Just reference the source? Or maybe add another reference if Lewis et al. does not capture all the points made in the sentence.</w:t>
      </w:r>
    </w:p>
    <w:p w14:paraId="17916003" w14:textId="7797AD9D" w:rsidR="003F4CFA" w:rsidRDefault="003F4CFA">
      <w:pPr>
        <w:pStyle w:val="CommentText"/>
      </w:pPr>
    </w:p>
    <w:p w14:paraId="10EC61E4" w14:textId="2FB665F8" w:rsidR="003F4CFA" w:rsidRDefault="003F4CFA">
      <w:pPr>
        <w:pStyle w:val="CommentText"/>
      </w:pPr>
      <w:r>
        <w:t>Year?</w:t>
      </w:r>
    </w:p>
  </w:comment>
  <w:comment w:id="146" w:author="Robertson, Greg" w:date="2019-04-22T09:00:00Z" w:initials="RG">
    <w:p w14:paraId="7AB8F3C4" w14:textId="4FD4009E" w:rsidR="003F4CFA" w:rsidRDefault="003F4CFA">
      <w:pPr>
        <w:pStyle w:val="CommentText"/>
      </w:pPr>
      <w:r>
        <w:rPr>
          <w:rStyle w:val="CommentReference"/>
        </w:rPr>
        <w:annotationRef/>
      </w:r>
      <w:r>
        <w:t>Slightly less formal language, only because of the nature of GHOTI papers. It should be an easy read…</w:t>
      </w:r>
    </w:p>
  </w:comment>
  <w:comment w:id="148" w:author="Keith Lewis" w:date="2019-04-19T11:52:00Z" w:initials="KL">
    <w:p w14:paraId="11ACE71D" w14:textId="355D4D15" w:rsidR="0003421F" w:rsidRDefault="0003421F">
      <w:pPr>
        <w:pStyle w:val="CommentText"/>
      </w:pPr>
      <w:r>
        <w:rPr>
          <w:rStyle w:val="CommentReference"/>
        </w:rPr>
        <w:annotationRef/>
      </w:r>
      <w:r>
        <w:t>Redundant with line 74?</w:t>
      </w:r>
    </w:p>
  </w:comment>
  <w:comment w:id="149" w:author="Robertson, Greg" w:date="2019-04-22T08:59:00Z" w:initials="RG">
    <w:p w14:paraId="54BB5BE2" w14:textId="050E3F80" w:rsidR="003F4CFA" w:rsidRDefault="003F4CFA">
      <w:pPr>
        <w:pStyle w:val="CommentText"/>
      </w:pPr>
      <w:r>
        <w:rPr>
          <w:rStyle w:val="CommentReference"/>
        </w:rPr>
        <w:annotationRef/>
      </w:r>
      <w:r>
        <w:t>Deleted it on 174, it fits better here.</w:t>
      </w:r>
    </w:p>
  </w:comment>
  <w:comment w:id="157" w:author="Robertson, Greg" w:date="2019-04-22T09:04:00Z" w:initials="RG">
    <w:p w14:paraId="66B96206" w14:textId="302440D2" w:rsidR="001018AF" w:rsidRDefault="001018AF">
      <w:pPr>
        <w:pStyle w:val="CommentText"/>
      </w:pPr>
      <w:r>
        <w:rPr>
          <w:rStyle w:val="CommentReference"/>
        </w:rPr>
        <w:annotationRef/>
      </w:r>
      <w:r>
        <w:t>I’m not sure this section really adds much more, all jurisdictions will have some sort of process which will be similar to this…</w:t>
      </w:r>
    </w:p>
  </w:comment>
  <w:comment w:id="167" w:author="Keith Lewis" w:date="2019-04-19T11:55:00Z" w:initials="KL">
    <w:p w14:paraId="7442E45A" w14:textId="1077DB64" w:rsidR="001018AF" w:rsidRDefault="0003421F">
      <w:pPr>
        <w:pStyle w:val="CommentText"/>
      </w:pPr>
      <w:r>
        <w:rPr>
          <w:rStyle w:val="CommentReference"/>
        </w:rPr>
        <w:annotationRef/>
      </w:r>
      <w:r>
        <w:t>Suggest removing the text in parentheses.  Is this statement true given Paul’s efforts to make NCAM a R package (“We can all run NCAM now” – whether we should is an open question).  I agree the modifications require considerable experience and expertise.</w:t>
      </w:r>
    </w:p>
  </w:comment>
  <w:comment w:id="168" w:author="Robertson, Greg" w:date="2019-04-22T09:05:00Z" w:initials="RG">
    <w:p w14:paraId="4D928B7A" w14:textId="3839477A" w:rsidR="001018AF" w:rsidRDefault="001018AF">
      <w:pPr>
        <w:pStyle w:val="CommentText"/>
      </w:pPr>
      <w:r>
        <w:rPr>
          <w:rStyle w:val="CommentReference"/>
        </w:rPr>
        <w:annotationRef/>
      </w:r>
      <w:r>
        <w:t>I agree, and we want to keep the word count at minimum…</w:t>
      </w:r>
    </w:p>
  </w:comment>
  <w:comment w:id="164" w:author="Regular, Paul" w:date="2019-03-06T09:34:00Z" w:initials="RP">
    <w:p w14:paraId="0C377987" w14:textId="77777777" w:rsidR="0003421F" w:rsidRDefault="0003421F">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w:t>
      </w:r>
      <w:proofErr w:type="spellStart"/>
      <w:r w:rsidRPr="00822C81">
        <w:t>leak</w:t>
      </w:r>
      <w:proofErr w:type="spellEnd"/>
      <w:r w:rsidRPr="00822C81">
        <w:t xml:space="preserve"> to the public and prematurely stir the pot. Also, I'm not sure what IT woul</w:t>
      </w:r>
      <w:r>
        <w:t xml:space="preserve">d think about the use of </w:t>
      </w:r>
      <w:proofErr w:type="spellStart"/>
      <w:r>
        <w:t>Github</w:t>
      </w:r>
      <w:proofErr w:type="spellEnd"/>
      <w:r>
        <w:t>.</w:t>
      </w:r>
      <w:r w:rsidRPr="00822C81">
        <w:t xml:space="preserve"> I can and have provided reviewers access to the </w:t>
      </w:r>
      <w:proofErr w:type="spellStart"/>
      <w:r w:rsidRPr="00822C81">
        <w:t>github</w:t>
      </w:r>
      <w:proofErr w:type="spellEnd"/>
      <w:r w:rsidRPr="00822C81">
        <w:t xml:space="preserve">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 w:id="165" w:author="Regular, Paul" w:date="2019-04-10T12:19:00Z" w:initials="RP">
    <w:p w14:paraId="7E4B9F33" w14:textId="7E9DFD58" w:rsidR="0003421F" w:rsidRDefault="0003421F">
      <w:pPr>
        <w:pStyle w:val="CommentText"/>
      </w:pPr>
      <w:r>
        <w:rPr>
          <w:rStyle w:val="CommentReference"/>
        </w:rPr>
        <w:annotationRef/>
      </w:r>
      <w:r>
        <w:t>As Greg suggested, I’ve revised this paragraph to focus more on accessibility</w:t>
      </w:r>
    </w:p>
  </w:comment>
  <w:comment w:id="166" w:author="Keith Lewis" w:date="2019-04-19T11:56:00Z" w:initials="KL">
    <w:p w14:paraId="7B969AA1" w14:textId="33039DF1" w:rsidR="0003421F" w:rsidRDefault="0003421F">
      <w:pPr>
        <w:pStyle w:val="CommentText"/>
      </w:pPr>
      <w:r>
        <w:rPr>
          <w:rStyle w:val="CommentReference"/>
        </w:rPr>
        <w:annotationRef/>
      </w:r>
      <w:r>
        <w:t>All good!!!</w:t>
      </w:r>
    </w:p>
  </w:comment>
  <w:comment w:id="173" w:author="Keith Lewis" w:date="2019-04-19T11:57:00Z" w:initials="KL">
    <w:p w14:paraId="252F96A6" w14:textId="37122464" w:rsidR="0003421F" w:rsidRDefault="0003421F">
      <w:pPr>
        <w:pStyle w:val="CommentText"/>
      </w:pPr>
      <w:r>
        <w:rPr>
          <w:rStyle w:val="CommentReference"/>
        </w:rPr>
        <w:annotationRef/>
      </w:r>
      <w:r>
        <w:t xml:space="preserve">Do we need a new section here? </w:t>
      </w:r>
      <w:r w:rsidR="00C62295">
        <w:t>Considerations</w:t>
      </w:r>
      <w:r>
        <w:t>??? Caveats?</w:t>
      </w:r>
      <w:r w:rsidR="00C62295">
        <w:t xml:space="preserve"> </w:t>
      </w:r>
    </w:p>
  </w:comment>
  <w:comment w:id="180" w:author="Robertson, Greg" w:date="2019-03-18T14:46:00Z" w:initials="RG">
    <w:p w14:paraId="1B4439DF" w14:textId="77777777" w:rsidR="0003421F" w:rsidRDefault="0003421F" w:rsidP="00CA138B">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I am tempted to mention that at least one of the developers </w:t>
      </w:r>
      <w:proofErr w:type="spellStart"/>
      <w:r>
        <w:t>ain’t</w:t>
      </w:r>
      <w:proofErr w:type="spellEnd"/>
      <w:r>
        <w:t xml:space="preserve"> exactly a spring chicken and picked up R later in life. But that’s probably not needed, unless we think it’s important to mention that old dogs can learn new tricks!</w:t>
      </w:r>
    </w:p>
  </w:comment>
  <w:comment w:id="181" w:author="Regular, Paul" w:date="2019-04-10T09:07:00Z" w:initials="RP">
    <w:p w14:paraId="236CD66A" w14:textId="77777777" w:rsidR="0003421F" w:rsidRDefault="0003421F" w:rsidP="00CA138B">
      <w:pPr>
        <w:pStyle w:val="CommentText"/>
      </w:pPr>
      <w:r>
        <w:rPr>
          <w:rStyle w:val="CommentReference"/>
        </w:rPr>
        <w:annotationRef/>
      </w:r>
      <w:r>
        <w:t xml:space="preserve">I like it! I think it speaks to our audience too. </w:t>
      </w:r>
    </w:p>
    <w:p w14:paraId="216A660B" w14:textId="77777777" w:rsidR="0003421F" w:rsidRDefault="0003421F" w:rsidP="00CA138B">
      <w:pPr>
        <w:pStyle w:val="CommentText"/>
      </w:pPr>
    </w:p>
    <w:p w14:paraId="09D97D0E" w14:textId="77777777" w:rsidR="0003421F" w:rsidRDefault="0003421F" w:rsidP="00CA138B">
      <w:pPr>
        <w:pStyle w:val="CommentText"/>
      </w:pPr>
      <w:r>
        <w:t>Re. the spring chicken line, I feel it applies to me too. It’s easy to stick with what you know (e.g. base R), but adopting new things can be efficient.</w:t>
      </w:r>
    </w:p>
  </w:comment>
  <w:comment w:id="185" w:author="Keith Lewis" w:date="2019-04-19T11:59:00Z" w:initials="KL">
    <w:p w14:paraId="6030E0D2" w14:textId="77777777" w:rsidR="0003421F" w:rsidRDefault="0003421F">
      <w:pPr>
        <w:pStyle w:val="CommentText"/>
      </w:pPr>
      <w:r>
        <w:rPr>
          <w:rStyle w:val="CommentReference"/>
        </w:rPr>
        <w:annotationRef/>
      </w:r>
      <w:r>
        <w:t xml:space="preserve">The “a” should be deleted.  </w:t>
      </w:r>
    </w:p>
    <w:p w14:paraId="5F6F3B82" w14:textId="2CAAE75E" w:rsidR="0003421F" w:rsidRDefault="0003421F">
      <w:pPr>
        <w:pStyle w:val="CommentText"/>
      </w:pPr>
      <w:r>
        <w:t>Alternately, suggest this needs to be changed to something more formal</w:t>
      </w:r>
      <w:r w:rsidR="00C62295">
        <w:t>…..just not sure what.</w:t>
      </w:r>
    </w:p>
  </w:comment>
  <w:comment w:id="194" w:author="Keith Lewis" w:date="2019-04-19T12:01:00Z" w:initials="KL">
    <w:p w14:paraId="10A26E6B" w14:textId="48DC115A" w:rsidR="00C62295" w:rsidRDefault="00C62295">
      <w:pPr>
        <w:pStyle w:val="CommentText"/>
      </w:pPr>
      <w:r>
        <w:rPr>
          <w:rStyle w:val="CommentReference"/>
        </w:rPr>
        <w:annotationRef/>
      </w:r>
      <w:r>
        <w:t>What about the mapping tool?  Or is that a dashboard as well?</w:t>
      </w:r>
    </w:p>
  </w:comment>
  <w:comment w:id="195" w:author="Robertson, Greg" w:date="2019-04-22T09:13:00Z" w:initials="RG">
    <w:p w14:paraId="0CF0E843" w14:textId="3FA066B7" w:rsidR="000328F2" w:rsidRDefault="000328F2">
      <w:pPr>
        <w:pStyle w:val="CommentText"/>
      </w:pPr>
      <w:r>
        <w:rPr>
          <w:rStyle w:val="CommentReference"/>
        </w:rPr>
        <w:annotationRef/>
      </w:r>
      <w:r>
        <w:t>I’m not quite feeling this last paragraph</w:t>
      </w:r>
      <w:r w:rsidR="008219F9">
        <w:t xml:space="preserve"> </w:t>
      </w:r>
      <w:r w:rsidR="008219F9">
        <w:t>anymore</w:t>
      </w:r>
      <w:bookmarkStart w:id="197" w:name="_GoBack"/>
      <w:bookmarkEnd w:id="197"/>
      <w:r>
        <w:t>, and introducing the whole idea of journal review is another kettle o’ fish. What about just ending with the previous paragraph? Maybe one more sentence, so as not to end with a negative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4D1ACF" w15:done="0"/>
  <w15:commentEx w15:paraId="68F5C420" w15:paraIdParent="544D1ACF" w15:done="0"/>
  <w15:commentEx w15:paraId="46CBB6E9" w15:done="0"/>
  <w15:commentEx w15:paraId="6707E1BE" w15:done="0"/>
  <w15:commentEx w15:paraId="346C16AF" w15:paraIdParent="6707E1BE" w15:done="0"/>
  <w15:commentEx w15:paraId="567DB0B8" w15:paraIdParent="6707E1BE" w15:done="0"/>
  <w15:commentEx w15:paraId="6B534E10" w15:paraIdParent="6707E1BE" w15:done="0"/>
  <w15:commentEx w15:paraId="148A9064" w15:done="0"/>
  <w15:commentEx w15:paraId="654DD33E" w15:done="0"/>
  <w15:commentEx w15:paraId="51F56C99" w15:paraIdParent="654DD33E" w15:done="0"/>
  <w15:commentEx w15:paraId="634FA2F8" w15:done="0"/>
  <w15:commentEx w15:paraId="2B670D51" w15:paraIdParent="634FA2F8" w15:done="0"/>
  <w15:commentEx w15:paraId="372C7769" w15:done="0"/>
  <w15:commentEx w15:paraId="754412AA" w15:paraIdParent="372C7769" w15:done="0"/>
  <w15:commentEx w15:paraId="5EBCDFBE" w15:done="0"/>
  <w15:commentEx w15:paraId="74EFB580" w15:paraIdParent="5EBCDFBE" w15:done="0"/>
  <w15:commentEx w15:paraId="33480091" w15:done="0"/>
  <w15:commentEx w15:paraId="2F0E27F5" w15:paraIdParent="33480091" w15:done="0"/>
  <w15:commentEx w15:paraId="0FFFEAE8" w15:paraIdParent="33480091" w15:done="0"/>
  <w15:commentEx w15:paraId="00B50B82" w15:done="0"/>
  <w15:commentEx w15:paraId="6BC3528D" w15:done="0"/>
  <w15:commentEx w15:paraId="038182C6" w15:paraIdParent="6BC3528D" w15:done="0"/>
  <w15:commentEx w15:paraId="655E8046" w15:done="0"/>
  <w15:commentEx w15:paraId="1FBC7F0A" w15:done="0"/>
  <w15:commentEx w15:paraId="45BB4AF1" w15:done="0"/>
  <w15:commentEx w15:paraId="215B29A7" w15:done="0"/>
  <w15:commentEx w15:paraId="7771CA0E" w15:done="0"/>
  <w15:commentEx w15:paraId="625BD9C9" w15:done="0"/>
  <w15:commentEx w15:paraId="10EC61E4" w15:done="0"/>
  <w15:commentEx w15:paraId="7AB8F3C4" w15:done="0"/>
  <w15:commentEx w15:paraId="11ACE71D" w15:done="0"/>
  <w15:commentEx w15:paraId="54BB5BE2" w15:paraIdParent="11ACE71D" w15:done="0"/>
  <w15:commentEx w15:paraId="66B96206" w15:done="0"/>
  <w15:commentEx w15:paraId="7442E45A" w15:done="0"/>
  <w15:commentEx w15:paraId="4D928B7A" w15:paraIdParent="7442E45A" w15:done="0"/>
  <w15:commentEx w15:paraId="0C377987" w15:done="0"/>
  <w15:commentEx w15:paraId="7E4B9F33" w15:paraIdParent="0C377987" w15:done="0"/>
  <w15:commentEx w15:paraId="7B969AA1" w15:paraIdParent="0C377987" w15:done="0"/>
  <w15:commentEx w15:paraId="252F96A6" w15:done="0"/>
  <w15:commentEx w15:paraId="1B4439DF" w15:done="0"/>
  <w15:commentEx w15:paraId="09D97D0E" w15:paraIdParent="1B4439DF" w15:done="0"/>
  <w15:commentEx w15:paraId="5F6F3B82" w15:done="0"/>
  <w15:commentEx w15:paraId="10A26E6B" w15:done="0"/>
  <w15:commentEx w15:paraId="0CF0E843" w15:paraIdParent="10A26E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4D1ACF" w16cid:durableId="20642BD7"/>
  <w16cid:commentId w16cid:paraId="6707E1BE" w16cid:durableId="20642A9D"/>
  <w16cid:commentId w16cid:paraId="346C16AF" w16cid:durableId="20642A9E"/>
  <w16cid:commentId w16cid:paraId="0E93EF3A" w16cid:durableId="20642C6C"/>
  <w16cid:commentId w16cid:paraId="654DD33E" w16cid:durableId="20642D9B"/>
  <w16cid:commentId w16cid:paraId="634FA2F8" w16cid:durableId="20642DD6"/>
  <w16cid:commentId w16cid:paraId="372C7769" w16cid:durableId="20642E75"/>
  <w16cid:commentId w16cid:paraId="5EBCDFBE" w16cid:durableId="20642EC7"/>
  <w16cid:commentId w16cid:paraId="33480091" w16cid:durableId="20642A9F"/>
  <w16cid:commentId w16cid:paraId="2F0E27F5" w16cid:durableId="20642AA0"/>
  <w16cid:commentId w16cid:paraId="0FFFEAE8" w16cid:durableId="20642F58"/>
  <w16cid:commentId w16cid:paraId="00B50B82" w16cid:durableId="20642FA1"/>
  <w16cid:commentId w16cid:paraId="6BC3528D" w16cid:durableId="20643039"/>
  <w16cid:commentId w16cid:paraId="655E8046" w16cid:durableId="206430F0"/>
  <w16cid:commentId w16cid:paraId="1FBC7F0A" w16cid:durableId="2064308E"/>
  <w16cid:commentId w16cid:paraId="215B29A7" w16cid:durableId="2064434B"/>
  <w16cid:commentId w16cid:paraId="7771CA0E" w16cid:durableId="206431AD"/>
  <w16cid:commentId w16cid:paraId="11ACE71D" w16cid:durableId="206434EE"/>
  <w16cid:commentId w16cid:paraId="102F02DB" w16cid:durableId="206435AC"/>
  <w16cid:commentId w16cid:paraId="0C377987" w16cid:durableId="20642AA1"/>
  <w16cid:commentId w16cid:paraId="7E4B9F33" w16cid:durableId="20642AA2"/>
  <w16cid:commentId w16cid:paraId="7B969AA1" w16cid:durableId="20643608"/>
  <w16cid:commentId w16cid:paraId="252F96A6" w16cid:durableId="20643626"/>
  <w16cid:commentId w16cid:paraId="1B4439DF" w16cid:durableId="20642AA3"/>
  <w16cid:commentId w16cid:paraId="09D97D0E" w16cid:durableId="20642AA4"/>
  <w16cid:commentId w16cid:paraId="5F6F3B82" w16cid:durableId="20643699"/>
  <w16cid:commentId w16cid:paraId="10A26E6B" w16cid:durableId="206437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B4418" w14:textId="77777777" w:rsidR="00CD0AFF" w:rsidRDefault="00CD0AFF">
      <w:pPr>
        <w:spacing w:after="0" w:line="240" w:lineRule="auto"/>
      </w:pPr>
      <w:r>
        <w:separator/>
      </w:r>
    </w:p>
  </w:endnote>
  <w:endnote w:type="continuationSeparator" w:id="0">
    <w:p w14:paraId="1E8B5762" w14:textId="77777777" w:rsidR="00CD0AFF" w:rsidRDefault="00CD0AFF">
      <w:pPr>
        <w:spacing w:after="0" w:line="240" w:lineRule="auto"/>
      </w:pPr>
      <w:r>
        <w:continuationSeparator/>
      </w:r>
    </w:p>
  </w:endnote>
  <w:endnote w:type="continuationNotice" w:id="1">
    <w:p w14:paraId="48A4B372" w14:textId="77777777" w:rsidR="00CD0AFF" w:rsidRDefault="00CD0A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70CD61F" w14:textId="2493D756" w:rsidR="0003421F" w:rsidRDefault="0003421F">
        <w:pPr>
          <w:pStyle w:val="Footer"/>
          <w:jc w:val="right"/>
        </w:pPr>
        <w:r>
          <w:fldChar w:fldCharType="begin"/>
        </w:r>
        <w:r>
          <w:instrText xml:space="preserve"> PAGE   \* MERGEFORMAT </w:instrText>
        </w:r>
        <w:r>
          <w:fldChar w:fldCharType="separate"/>
        </w:r>
        <w:r w:rsidR="008219F9">
          <w:rPr>
            <w:noProof/>
          </w:rPr>
          <w:t>12</w:t>
        </w:r>
        <w:r>
          <w:rPr>
            <w:noProof/>
          </w:rPr>
          <w:fldChar w:fldCharType="end"/>
        </w:r>
      </w:p>
    </w:sdtContent>
  </w:sdt>
  <w:p w14:paraId="127F10BF" w14:textId="77777777" w:rsidR="0003421F" w:rsidRDefault="00034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AAC82" w14:textId="77777777" w:rsidR="00CD0AFF" w:rsidRDefault="00CD0AFF">
      <w:r>
        <w:separator/>
      </w:r>
    </w:p>
  </w:footnote>
  <w:footnote w:type="continuationSeparator" w:id="0">
    <w:p w14:paraId="5EE7CB4F" w14:textId="77777777" w:rsidR="00CD0AFF" w:rsidRDefault="00CD0AFF">
      <w:r>
        <w:continuationSeparator/>
      </w:r>
    </w:p>
  </w:footnote>
  <w:footnote w:type="continuationNotice" w:id="1">
    <w:p w14:paraId="36CEF60A" w14:textId="77777777" w:rsidR="00CD0AFF" w:rsidRDefault="00CD0A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77D2E" w14:textId="77777777" w:rsidR="0003421F" w:rsidRDefault="00034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8188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ith Lewis">
    <w15:presenceInfo w15:providerId="Windows Live" w15:userId="1c441f2c65d3d625"/>
  </w15:person>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8F2"/>
    <w:rsid w:val="0003421F"/>
    <w:rsid w:val="0004189A"/>
    <w:rsid w:val="00082C2A"/>
    <w:rsid w:val="00091227"/>
    <w:rsid w:val="000F4DED"/>
    <w:rsid w:val="001018AF"/>
    <w:rsid w:val="00173A55"/>
    <w:rsid w:val="00195DE5"/>
    <w:rsid w:val="001C4161"/>
    <w:rsid w:val="001D6286"/>
    <w:rsid w:val="00223D32"/>
    <w:rsid w:val="00294EF2"/>
    <w:rsid w:val="00335F1C"/>
    <w:rsid w:val="003654C6"/>
    <w:rsid w:val="0038138D"/>
    <w:rsid w:val="003F4CFA"/>
    <w:rsid w:val="0040170E"/>
    <w:rsid w:val="00446D9D"/>
    <w:rsid w:val="00483731"/>
    <w:rsid w:val="00492536"/>
    <w:rsid w:val="004B1343"/>
    <w:rsid w:val="004C7AA1"/>
    <w:rsid w:val="004E29B3"/>
    <w:rsid w:val="004E5124"/>
    <w:rsid w:val="004F1EAB"/>
    <w:rsid w:val="00516A36"/>
    <w:rsid w:val="005856C4"/>
    <w:rsid w:val="00590D07"/>
    <w:rsid w:val="005B3850"/>
    <w:rsid w:val="005C4E15"/>
    <w:rsid w:val="005E1C60"/>
    <w:rsid w:val="00675167"/>
    <w:rsid w:val="0067557E"/>
    <w:rsid w:val="006A44FA"/>
    <w:rsid w:val="006C26BF"/>
    <w:rsid w:val="00725C00"/>
    <w:rsid w:val="00761FC7"/>
    <w:rsid w:val="00770B48"/>
    <w:rsid w:val="00784875"/>
    <w:rsid w:val="00784D58"/>
    <w:rsid w:val="00792FF1"/>
    <w:rsid w:val="007C1734"/>
    <w:rsid w:val="00805E7F"/>
    <w:rsid w:val="008219F9"/>
    <w:rsid w:val="00822C81"/>
    <w:rsid w:val="008854D8"/>
    <w:rsid w:val="008C662C"/>
    <w:rsid w:val="008C738D"/>
    <w:rsid w:val="008D6863"/>
    <w:rsid w:val="008F65F8"/>
    <w:rsid w:val="00932B71"/>
    <w:rsid w:val="009663E7"/>
    <w:rsid w:val="009D192C"/>
    <w:rsid w:val="00A13212"/>
    <w:rsid w:val="00A13FFF"/>
    <w:rsid w:val="00A16E0C"/>
    <w:rsid w:val="00A413B3"/>
    <w:rsid w:val="00B86B75"/>
    <w:rsid w:val="00BB434B"/>
    <w:rsid w:val="00BC48D5"/>
    <w:rsid w:val="00BE14CC"/>
    <w:rsid w:val="00C31DEA"/>
    <w:rsid w:val="00C36279"/>
    <w:rsid w:val="00C62295"/>
    <w:rsid w:val="00CA138B"/>
    <w:rsid w:val="00CC3CE5"/>
    <w:rsid w:val="00CD0AFF"/>
    <w:rsid w:val="00D814D9"/>
    <w:rsid w:val="00E02B93"/>
    <w:rsid w:val="00E315A3"/>
    <w:rsid w:val="00E85923"/>
    <w:rsid w:val="00ED3B74"/>
    <w:rsid w:val="00F248D6"/>
    <w:rsid w:val="00F2610A"/>
    <w:rsid w:val="00F83AED"/>
    <w:rsid w:val="00F92AC3"/>
    <w:rsid w:val="00FD276C"/>
    <w:rsid w:val="00FF6DD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2F2D"/>
  <w15:docId w15:val="{7480A7D8-1035-4C0B-AFAB-1B689B489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223D32"/>
    <w:rPr>
      <w:sz w:val="16"/>
      <w:szCs w:val="16"/>
    </w:rPr>
  </w:style>
  <w:style w:type="paragraph" w:styleId="CommentText">
    <w:name w:val="annotation text"/>
    <w:basedOn w:val="Normal"/>
    <w:link w:val="CommentTextChar"/>
    <w:semiHidden/>
    <w:unhideWhenUsed/>
    <w:rsid w:val="00223D32"/>
    <w:pPr>
      <w:spacing w:line="240" w:lineRule="auto"/>
    </w:pPr>
    <w:rPr>
      <w:sz w:val="20"/>
      <w:szCs w:val="20"/>
    </w:rPr>
  </w:style>
  <w:style w:type="character" w:customStyle="1" w:styleId="CommentTextChar">
    <w:name w:val="Comment Text Char"/>
    <w:basedOn w:val="DefaultParagraphFont"/>
    <w:link w:val="CommentText"/>
    <w:semiHidden/>
    <w:rsid w:val="00223D32"/>
    <w:rPr>
      <w:sz w:val="20"/>
      <w:szCs w:val="20"/>
    </w:rPr>
  </w:style>
  <w:style w:type="paragraph" w:styleId="CommentSubject">
    <w:name w:val="annotation subject"/>
    <w:basedOn w:val="CommentText"/>
    <w:next w:val="CommentText"/>
    <w:link w:val="CommentSubjectChar"/>
    <w:semiHidden/>
    <w:unhideWhenUsed/>
    <w:rsid w:val="00223D32"/>
    <w:rPr>
      <w:b/>
      <w:bCs/>
    </w:rPr>
  </w:style>
  <w:style w:type="character" w:customStyle="1" w:styleId="CommentSubjectChar">
    <w:name w:val="Comment Subject Char"/>
    <w:basedOn w:val="CommentTextChar"/>
    <w:link w:val="CommentSubject"/>
    <w:semiHidden/>
    <w:rsid w:val="00223D32"/>
    <w:rPr>
      <w:b/>
      <w:bCs/>
      <w:sz w:val="20"/>
      <w:szCs w:val="20"/>
    </w:rPr>
  </w:style>
  <w:style w:type="character" w:styleId="FollowedHyperlink">
    <w:name w:val="FollowedHyperlink"/>
    <w:basedOn w:val="DefaultParagraphFont"/>
    <w:semiHidden/>
    <w:unhideWhenUsed/>
    <w:rsid w:val="00223D32"/>
    <w:rPr>
      <w:color w:val="000000" w:themeColor="followedHyperlink"/>
      <w:u w:val="single"/>
    </w:rPr>
  </w:style>
  <w:style w:type="paragraph" w:styleId="Revision">
    <w:name w:val="Revision"/>
    <w:hidden/>
    <w:semiHidden/>
    <w:rsid w:val="00223D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15</Pages>
  <Words>3492</Words>
  <Characters>19907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Robertson, Greg</cp:lastModifiedBy>
  <cp:revision>5</cp:revision>
  <dcterms:created xsi:type="dcterms:W3CDTF">2019-04-22T10:23:00Z</dcterms:created>
  <dcterms:modified xsi:type="dcterms:W3CDTF">2019-04-22T11:49:00Z</dcterms:modified>
</cp:coreProperties>
</file>